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4DC828"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590464DF"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189E9DA6"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1812AC98"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1F73FB0B"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3F7294D6" w14:textId="77777777" w:rsidR="00D67711" w:rsidRPr="003C6D07" w:rsidRDefault="00D67711" w:rsidP="00A03D72">
      <w:pPr>
        <w:jc w:val="center"/>
        <w:rPr>
          <w:rFonts w:ascii="Times New Roman" w:hAnsi="Times New Roman" w:cs="Times New Roman"/>
          <w:b/>
          <w:color w:val="000000" w:themeColor="text1"/>
          <w:sz w:val="20"/>
          <w:szCs w:val="20"/>
          <w:u w:val="single"/>
        </w:rPr>
      </w:pPr>
    </w:p>
    <w:p w14:paraId="29C4A64B" w14:textId="77777777" w:rsidR="00D67711" w:rsidRPr="003C6D07" w:rsidRDefault="00D67711" w:rsidP="00A03D72">
      <w:pPr>
        <w:jc w:val="center"/>
        <w:rPr>
          <w:rFonts w:ascii="Times New Roman" w:hAnsi="Times New Roman" w:cs="Times New Roman"/>
          <w:b/>
          <w:color w:val="000000" w:themeColor="text1"/>
          <w:sz w:val="20"/>
          <w:szCs w:val="20"/>
          <w:u w:val="single"/>
        </w:rPr>
      </w:pPr>
    </w:p>
    <w:p w14:paraId="782C48D6"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55F31F6B"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6B093871"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5BC72875"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0267EF71" w14:textId="77777777" w:rsidR="006A4EB6" w:rsidRPr="003C6D07" w:rsidRDefault="006A4EB6" w:rsidP="00AE1EF3">
      <w:pPr>
        <w:rPr>
          <w:rFonts w:ascii="Times New Roman" w:hAnsi="Times New Roman" w:cs="Times New Roman"/>
          <w:b/>
          <w:color w:val="000000" w:themeColor="text1"/>
          <w:sz w:val="20"/>
          <w:szCs w:val="20"/>
          <w:u w:val="single"/>
        </w:rPr>
      </w:pPr>
    </w:p>
    <w:p w14:paraId="68597AD8"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4BCAA489"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3816F41C" w14:textId="77777777" w:rsidR="006A4EB6" w:rsidRPr="003C6D07" w:rsidRDefault="006A4EB6" w:rsidP="00A03D72">
      <w:pPr>
        <w:jc w:val="center"/>
        <w:rPr>
          <w:rFonts w:ascii="Times New Roman" w:hAnsi="Times New Roman" w:cs="Times New Roman"/>
          <w:b/>
          <w:color w:val="000000" w:themeColor="text1"/>
          <w:sz w:val="20"/>
          <w:szCs w:val="20"/>
          <w:u w:val="single"/>
        </w:rPr>
      </w:pPr>
    </w:p>
    <w:p w14:paraId="639FB5EE" w14:textId="77777777" w:rsidR="00A7351B" w:rsidRPr="003C6D07" w:rsidRDefault="00A7351B" w:rsidP="00A03D72">
      <w:pPr>
        <w:jc w:val="center"/>
        <w:rPr>
          <w:rFonts w:ascii="Times New Roman" w:eastAsia="Times New Roman Bold" w:hAnsi="Times New Roman" w:cs="Times New Roman"/>
          <w:color w:val="000000" w:themeColor="text1"/>
          <w:sz w:val="20"/>
          <w:szCs w:val="20"/>
          <w:u w:val="single"/>
        </w:rPr>
      </w:pPr>
      <w:r w:rsidRPr="003C6D07">
        <w:rPr>
          <w:rFonts w:ascii="Times New Roman" w:hAnsi="Times New Roman" w:cs="Times New Roman"/>
          <w:b/>
          <w:color w:val="000000" w:themeColor="text1"/>
          <w:sz w:val="20"/>
          <w:szCs w:val="20"/>
          <w:u w:val="single"/>
        </w:rPr>
        <w:t xml:space="preserve">AGREEMENT FOR </w:t>
      </w:r>
      <w:r w:rsidR="00203DFC" w:rsidRPr="003C6D07">
        <w:rPr>
          <w:rFonts w:ascii="Times New Roman" w:hAnsi="Times New Roman" w:cs="Times New Roman"/>
          <w:b/>
          <w:color w:val="000000" w:themeColor="text1"/>
          <w:sz w:val="20"/>
          <w:szCs w:val="20"/>
          <w:u w:val="single"/>
        </w:rPr>
        <w:t xml:space="preserve">QUICK RESPONSE (QR) </w:t>
      </w:r>
      <w:r w:rsidRPr="003C6D07">
        <w:rPr>
          <w:rFonts w:ascii="Times New Roman" w:hAnsi="Times New Roman" w:cs="Times New Roman"/>
          <w:b/>
          <w:color w:val="000000" w:themeColor="text1"/>
          <w:sz w:val="20"/>
          <w:szCs w:val="20"/>
          <w:u w:val="single"/>
        </w:rPr>
        <w:t>PAYMENT COLLECTION SERVICES</w:t>
      </w:r>
    </w:p>
    <w:p w14:paraId="01134A8D" w14:textId="77777777" w:rsidR="00A7351B" w:rsidRPr="003C6D07" w:rsidRDefault="00A7351B" w:rsidP="00A7351B">
      <w:pPr>
        <w:pStyle w:val="Style1"/>
        <w:kinsoku w:val="0"/>
        <w:autoSpaceDE/>
        <w:autoSpaceDN/>
        <w:adjustRightInd/>
        <w:spacing w:line="276" w:lineRule="auto"/>
        <w:jc w:val="center"/>
        <w:rPr>
          <w:rStyle w:val="CharacterStyle1"/>
          <w:b/>
          <w:color w:val="000000" w:themeColor="text1"/>
          <w:w w:val="95"/>
          <w:u w:val="single"/>
        </w:rPr>
      </w:pPr>
    </w:p>
    <w:p w14:paraId="5C1FA397" w14:textId="7A0EBACE" w:rsidR="00597910" w:rsidRPr="003C6D07" w:rsidRDefault="00597910" w:rsidP="00A7351B">
      <w:pPr>
        <w:pStyle w:val="Style1"/>
        <w:kinsoku w:val="0"/>
        <w:autoSpaceDE/>
        <w:autoSpaceDN/>
        <w:adjustRightInd/>
        <w:spacing w:line="276" w:lineRule="auto"/>
        <w:jc w:val="both"/>
        <w:rPr>
          <w:rStyle w:val="CharacterStyle1"/>
          <w:color w:val="000000" w:themeColor="text1"/>
          <w:spacing w:val="2"/>
        </w:rPr>
      </w:pPr>
      <w:r w:rsidRPr="003C6D07">
        <w:rPr>
          <w:rStyle w:val="CharacterStyle1"/>
          <w:color w:val="000000" w:themeColor="text1"/>
          <w:spacing w:val="2"/>
        </w:rPr>
        <w:t>This agreement for quick response (QR) payment collection services (“</w:t>
      </w:r>
      <w:r w:rsidRPr="003C6D07">
        <w:rPr>
          <w:rStyle w:val="CharacterStyle1"/>
          <w:b/>
          <w:color w:val="000000" w:themeColor="text1"/>
          <w:spacing w:val="2"/>
        </w:rPr>
        <w:t>Agreement</w:t>
      </w:r>
      <w:r w:rsidRPr="003C6D07">
        <w:rPr>
          <w:rStyle w:val="CharacterStyle1"/>
          <w:color w:val="000000" w:themeColor="text1"/>
          <w:spacing w:val="2"/>
        </w:rPr>
        <w:t xml:space="preserve">”) </w:t>
      </w:r>
      <w:proofErr w:type="gramStart"/>
      <w:r w:rsidRPr="003C6D07">
        <w:rPr>
          <w:rStyle w:val="CharacterStyle1"/>
          <w:color w:val="000000" w:themeColor="text1"/>
          <w:spacing w:val="2"/>
        </w:rPr>
        <w:t>is made and entered into on this _______ day of _______ 20___</w:t>
      </w:r>
      <w:r w:rsidR="00B763EF" w:rsidRPr="003C6D07">
        <w:rPr>
          <w:rStyle w:val="CharacterStyle1"/>
          <w:color w:val="000000" w:themeColor="text1"/>
          <w:spacing w:val="2"/>
        </w:rPr>
        <w:t xml:space="preserve"> (“</w:t>
      </w:r>
      <w:r w:rsidR="00B763EF" w:rsidRPr="003C6D07">
        <w:rPr>
          <w:rStyle w:val="CharacterStyle1"/>
          <w:b/>
          <w:color w:val="000000" w:themeColor="text1"/>
          <w:spacing w:val="2"/>
        </w:rPr>
        <w:t>Effective Date</w:t>
      </w:r>
      <w:r w:rsidR="00B763EF" w:rsidRPr="003C6D07">
        <w:rPr>
          <w:rStyle w:val="CharacterStyle1"/>
          <w:color w:val="000000" w:themeColor="text1"/>
          <w:spacing w:val="2"/>
        </w:rPr>
        <w:t>”)</w:t>
      </w:r>
      <w:proofErr w:type="gramEnd"/>
      <w:r w:rsidR="001C4585" w:rsidRPr="003C6D07">
        <w:rPr>
          <w:rStyle w:val="CharacterStyle1"/>
          <w:color w:val="000000" w:themeColor="text1"/>
          <w:spacing w:val="2"/>
        </w:rPr>
        <w:t>.</w:t>
      </w:r>
    </w:p>
    <w:p w14:paraId="44D3C3AE" w14:textId="77777777" w:rsidR="00597910" w:rsidRPr="003C6D07" w:rsidRDefault="00597910" w:rsidP="00A7351B">
      <w:pPr>
        <w:pStyle w:val="Style1"/>
        <w:kinsoku w:val="0"/>
        <w:autoSpaceDE/>
        <w:autoSpaceDN/>
        <w:adjustRightInd/>
        <w:spacing w:line="276" w:lineRule="auto"/>
        <w:jc w:val="both"/>
        <w:rPr>
          <w:rStyle w:val="CharacterStyle1"/>
          <w:color w:val="000000" w:themeColor="text1"/>
          <w:spacing w:val="2"/>
        </w:rPr>
      </w:pPr>
    </w:p>
    <w:p w14:paraId="1BC48D9B" w14:textId="5EA41B5F" w:rsidR="00A7351B" w:rsidRPr="003C6D07" w:rsidRDefault="00CE5302" w:rsidP="00A7351B">
      <w:pPr>
        <w:pStyle w:val="Style1"/>
        <w:kinsoku w:val="0"/>
        <w:autoSpaceDE/>
        <w:autoSpaceDN/>
        <w:adjustRightInd/>
        <w:spacing w:line="276" w:lineRule="auto"/>
        <w:jc w:val="both"/>
        <w:rPr>
          <w:rStyle w:val="CharacterStyle1"/>
          <w:color w:val="000000" w:themeColor="text1"/>
          <w:spacing w:val="2"/>
        </w:rPr>
      </w:pPr>
      <w:proofErr w:type="gramStart"/>
      <w:r w:rsidRPr="003C6D07">
        <w:rPr>
          <w:rStyle w:val="CharacterStyle1"/>
          <w:b/>
          <w:color w:val="000000" w:themeColor="text1"/>
          <w:spacing w:val="2"/>
        </w:rPr>
        <w:t xml:space="preserve">MOBILINK MICROFINANCE </w:t>
      </w:r>
      <w:r w:rsidRPr="003C6D07">
        <w:rPr>
          <w:rStyle w:val="CharacterStyle1"/>
          <w:b/>
          <w:bCs/>
          <w:color w:val="000000" w:themeColor="text1"/>
          <w:spacing w:val="2"/>
          <w:w w:val="95"/>
        </w:rPr>
        <w:t>BANK LIMITED</w:t>
      </w:r>
      <w:r w:rsidR="00A7351B" w:rsidRPr="003C6D07">
        <w:rPr>
          <w:rStyle w:val="CharacterStyle1"/>
          <w:b/>
          <w:bCs/>
          <w:color w:val="000000" w:themeColor="text1"/>
          <w:spacing w:val="2"/>
          <w:w w:val="95"/>
        </w:rPr>
        <w:t xml:space="preserve">, </w:t>
      </w:r>
      <w:r w:rsidR="00A7351B" w:rsidRPr="003C6D07">
        <w:rPr>
          <w:rStyle w:val="CharacterStyle1"/>
          <w:color w:val="000000" w:themeColor="text1"/>
          <w:spacing w:val="2"/>
        </w:rPr>
        <w:t xml:space="preserve">a microfinance institution incorporated under the laws of </w:t>
      </w:r>
      <w:r w:rsidR="00A7351B" w:rsidRPr="003C6D07">
        <w:rPr>
          <w:rStyle w:val="CharacterStyle1"/>
          <w:color w:val="000000" w:themeColor="text1"/>
          <w:spacing w:val="6"/>
        </w:rPr>
        <w:t xml:space="preserve">Pakistan, having its registered office at </w:t>
      </w:r>
      <w:r w:rsidR="003C6D07" w:rsidRPr="003C6D07">
        <w:rPr>
          <w:color w:val="000000" w:themeColor="text1"/>
          <w:spacing w:val="6"/>
        </w:rPr>
        <w:t xml:space="preserve">DHQ-II, 1-B, Kohistan Road, F-8 </w:t>
      </w:r>
      <w:proofErr w:type="spellStart"/>
      <w:r w:rsidR="003C6D07" w:rsidRPr="003C6D07">
        <w:rPr>
          <w:color w:val="000000" w:themeColor="text1"/>
          <w:spacing w:val="6"/>
        </w:rPr>
        <w:t>Markaz</w:t>
      </w:r>
      <w:proofErr w:type="spellEnd"/>
      <w:r w:rsidR="003C6D07" w:rsidRPr="003C6D07">
        <w:rPr>
          <w:color w:val="000000" w:themeColor="text1"/>
          <w:spacing w:val="6"/>
        </w:rPr>
        <w:t>, Islamabad, Islamabad Urban, Islamabad, Islamabad Capital Territory, Pakistan</w:t>
      </w:r>
      <w:r w:rsidR="00A7351B" w:rsidRPr="003C6D07">
        <w:rPr>
          <w:rStyle w:val="CharacterStyle1"/>
          <w:color w:val="000000" w:themeColor="text1"/>
          <w:spacing w:val="6"/>
        </w:rPr>
        <w:t xml:space="preserve"> </w:t>
      </w:r>
      <w:r w:rsidR="00A7351B" w:rsidRPr="003C6D07">
        <w:rPr>
          <w:rStyle w:val="CharacterStyle1"/>
          <w:color w:val="000000" w:themeColor="text1"/>
          <w:spacing w:val="3"/>
        </w:rPr>
        <w:t>(hereinafter referred to as "</w:t>
      </w:r>
      <w:r w:rsidR="00A7351B" w:rsidRPr="003C6D07">
        <w:rPr>
          <w:rStyle w:val="CharacterStyle1"/>
          <w:b/>
          <w:color w:val="000000" w:themeColor="text1"/>
          <w:spacing w:val="3"/>
        </w:rPr>
        <w:t>MMBL</w:t>
      </w:r>
      <w:r w:rsidR="00A7351B" w:rsidRPr="003C6D07">
        <w:rPr>
          <w:rStyle w:val="CharacterStyle1"/>
          <w:color w:val="000000" w:themeColor="text1"/>
          <w:spacing w:val="3"/>
        </w:rPr>
        <w:t xml:space="preserve">", which expression shall where the context so admits mean </w:t>
      </w:r>
      <w:r w:rsidR="00A7351B" w:rsidRPr="003C6D07">
        <w:rPr>
          <w:rStyle w:val="CharacterStyle1"/>
          <w:color w:val="000000" w:themeColor="text1"/>
          <w:spacing w:val="2"/>
        </w:rPr>
        <w:t xml:space="preserve">and include its administrators, successors-in-interest, authorized representatives and permitted assigns) of the </w:t>
      </w:r>
      <w:r w:rsidR="00A7351B" w:rsidRPr="003C6D07">
        <w:rPr>
          <w:rStyle w:val="CharacterStyle1"/>
          <w:b/>
          <w:color w:val="000000" w:themeColor="text1"/>
          <w:spacing w:val="2"/>
        </w:rPr>
        <w:t>First Part</w:t>
      </w:r>
      <w:r w:rsidR="00597910" w:rsidRPr="003C6D07">
        <w:rPr>
          <w:rStyle w:val="CharacterStyle1"/>
          <w:b/>
          <w:color w:val="000000" w:themeColor="text1"/>
          <w:spacing w:val="2"/>
        </w:rPr>
        <w:t>;</w:t>
      </w:r>
      <w:proofErr w:type="gramEnd"/>
    </w:p>
    <w:p w14:paraId="5E793E03" w14:textId="77777777" w:rsidR="00597910" w:rsidRPr="003C6D07" w:rsidRDefault="00597910" w:rsidP="00A7351B">
      <w:pPr>
        <w:pStyle w:val="Style1"/>
        <w:kinsoku w:val="0"/>
        <w:autoSpaceDE/>
        <w:autoSpaceDN/>
        <w:adjustRightInd/>
        <w:spacing w:line="276" w:lineRule="auto"/>
        <w:jc w:val="center"/>
        <w:rPr>
          <w:rStyle w:val="CharacterStyle1"/>
          <w:color w:val="000000" w:themeColor="text1"/>
          <w:spacing w:val="2"/>
        </w:rPr>
      </w:pPr>
    </w:p>
    <w:p w14:paraId="6C4CD699" w14:textId="77777777" w:rsidR="00A7351B" w:rsidRPr="003C6D07" w:rsidRDefault="00A7351B" w:rsidP="00A7351B">
      <w:pPr>
        <w:pStyle w:val="Style1"/>
        <w:kinsoku w:val="0"/>
        <w:autoSpaceDE/>
        <w:autoSpaceDN/>
        <w:adjustRightInd/>
        <w:spacing w:line="276" w:lineRule="auto"/>
        <w:jc w:val="center"/>
        <w:rPr>
          <w:rStyle w:val="CharacterStyle1"/>
          <w:b/>
          <w:color w:val="000000" w:themeColor="text1"/>
          <w:spacing w:val="2"/>
        </w:rPr>
      </w:pPr>
      <w:r w:rsidRPr="003C6D07">
        <w:rPr>
          <w:rStyle w:val="CharacterStyle1"/>
          <w:b/>
          <w:color w:val="000000" w:themeColor="text1"/>
          <w:spacing w:val="2"/>
        </w:rPr>
        <w:t>AND</w:t>
      </w:r>
    </w:p>
    <w:p w14:paraId="5AD19FCB" w14:textId="77777777" w:rsidR="00A7351B" w:rsidRPr="003C6D07" w:rsidRDefault="00A7351B" w:rsidP="00A7351B">
      <w:pPr>
        <w:pStyle w:val="Style1"/>
        <w:kinsoku w:val="0"/>
        <w:autoSpaceDE/>
        <w:autoSpaceDN/>
        <w:adjustRightInd/>
        <w:spacing w:line="276" w:lineRule="auto"/>
        <w:jc w:val="both"/>
        <w:rPr>
          <w:rStyle w:val="CharacterStyle1"/>
          <w:b/>
          <w:color w:val="000000" w:themeColor="text1"/>
          <w:spacing w:val="10"/>
        </w:rPr>
      </w:pPr>
    </w:p>
    <w:p w14:paraId="36EC2476" w14:textId="63548002" w:rsidR="00471498" w:rsidRPr="003C6D07" w:rsidRDefault="003F4F96" w:rsidP="00A7351B">
      <w:pPr>
        <w:pStyle w:val="Style1"/>
        <w:kinsoku w:val="0"/>
        <w:autoSpaceDE/>
        <w:autoSpaceDN/>
        <w:adjustRightInd/>
        <w:spacing w:line="276" w:lineRule="auto"/>
        <w:jc w:val="both"/>
        <w:rPr>
          <w:rStyle w:val="CharacterStyle1"/>
          <w:color w:val="000000" w:themeColor="text1"/>
          <w:spacing w:val="2"/>
        </w:rPr>
      </w:pPr>
      <w:r w:rsidRPr="009F2EC6">
        <w:rPr>
          <w:rStyle w:val="CharacterStyle1"/>
          <w:b/>
          <w:color w:val="000000" w:themeColor="text1"/>
          <w:spacing w:val="10"/>
        </w:rPr>
        <w:t>SUI SOTHERN GAS COMPANY LIMITED</w:t>
      </w:r>
      <w:r w:rsidRPr="003C6D07">
        <w:rPr>
          <w:rStyle w:val="CharacterStyle1"/>
          <w:color w:val="000000" w:themeColor="text1"/>
          <w:spacing w:val="10"/>
        </w:rPr>
        <w:t>,</w:t>
      </w:r>
      <w:r w:rsidR="00A7351B" w:rsidRPr="003C6D07">
        <w:rPr>
          <w:rStyle w:val="CharacterStyle1"/>
          <w:color w:val="000000" w:themeColor="text1"/>
          <w:spacing w:val="10"/>
        </w:rPr>
        <w:t xml:space="preserve"> </w:t>
      </w:r>
      <w:r w:rsidR="00597910" w:rsidRPr="003C6D07">
        <w:rPr>
          <w:rStyle w:val="CharacterStyle1"/>
          <w:color w:val="000000" w:themeColor="text1"/>
          <w:spacing w:val="10"/>
        </w:rPr>
        <w:t xml:space="preserve">a company </w:t>
      </w:r>
      <w:r w:rsidR="00A7351B" w:rsidRPr="003C6D07">
        <w:rPr>
          <w:rStyle w:val="CharacterStyle1"/>
          <w:color w:val="000000" w:themeColor="text1"/>
          <w:spacing w:val="10"/>
        </w:rPr>
        <w:t xml:space="preserve">incorporated and existing under the laws of Pakistan pursuant to its </w:t>
      </w:r>
      <w:r w:rsidR="00A7351B" w:rsidRPr="003C6D07">
        <w:rPr>
          <w:rStyle w:val="CharacterStyle1"/>
          <w:color w:val="000000" w:themeColor="text1"/>
          <w:spacing w:val="7"/>
        </w:rPr>
        <w:t xml:space="preserve">certificate of incorporation (copy attached as </w:t>
      </w:r>
      <w:r w:rsidR="00A7351B" w:rsidRPr="003C6D07">
        <w:rPr>
          <w:rStyle w:val="CharacterStyle1"/>
          <w:b/>
          <w:color w:val="000000" w:themeColor="text1"/>
          <w:spacing w:val="7"/>
        </w:rPr>
        <w:t>Annex A</w:t>
      </w:r>
      <w:r w:rsidR="00C76D43" w:rsidRPr="003C6D07">
        <w:rPr>
          <w:rStyle w:val="CharacterStyle1"/>
          <w:color w:val="000000" w:themeColor="text1"/>
          <w:spacing w:val="7"/>
        </w:rPr>
        <w:t xml:space="preserve">), having its registered </w:t>
      </w:r>
      <w:r w:rsidR="00A7351B" w:rsidRPr="003C6D07">
        <w:rPr>
          <w:rStyle w:val="CharacterStyle1"/>
          <w:color w:val="000000" w:themeColor="text1"/>
          <w:spacing w:val="7"/>
        </w:rPr>
        <w:t xml:space="preserve">office at </w:t>
      </w:r>
      <w:r w:rsidR="00EA0B6B">
        <w:rPr>
          <w:rStyle w:val="CharacterStyle1"/>
          <w:color w:val="000000" w:themeColor="text1"/>
          <w:spacing w:val="7"/>
        </w:rPr>
        <w:t>Head Office ST 4/B, Block 14, Sir Syed Shah Muhammad Suleman Road, Gulshan-e-Iqbal, Karachi</w:t>
      </w:r>
      <w:r w:rsidR="00A7351B" w:rsidRPr="003C6D07">
        <w:rPr>
          <w:rStyle w:val="CharacterStyle1"/>
          <w:color w:val="000000" w:themeColor="text1"/>
          <w:spacing w:val="7"/>
        </w:rPr>
        <w:t>. (hereinafter referred to as "</w:t>
      </w:r>
      <w:r w:rsidR="00214AF5">
        <w:rPr>
          <w:rStyle w:val="CharacterStyle1"/>
          <w:b/>
          <w:color w:val="000000" w:themeColor="text1"/>
          <w:spacing w:val="7"/>
        </w:rPr>
        <w:t>SSGC</w:t>
      </w:r>
      <w:r w:rsidR="00A7351B" w:rsidRPr="003C6D07">
        <w:rPr>
          <w:rStyle w:val="CharacterStyle1"/>
          <w:color w:val="000000" w:themeColor="text1"/>
          <w:spacing w:val="7"/>
        </w:rPr>
        <w:t>" which expression shall where the context so admits</w:t>
      </w:r>
      <w:r w:rsidR="00A7351B" w:rsidRPr="003C6D07">
        <w:rPr>
          <w:rStyle w:val="CharacterStyle1"/>
          <w:color w:val="000000" w:themeColor="text1"/>
          <w:spacing w:val="2"/>
        </w:rPr>
        <w:t xml:space="preserve"> mean and include its administrators, successors-in-interest, authorized representatives and permitted assigns) of the </w:t>
      </w:r>
      <w:r w:rsidR="00471498" w:rsidRPr="003C6D07">
        <w:rPr>
          <w:rStyle w:val="CharacterStyle1"/>
          <w:b/>
          <w:color w:val="000000" w:themeColor="text1"/>
          <w:spacing w:val="2"/>
        </w:rPr>
        <w:t>Second</w:t>
      </w:r>
      <w:r w:rsidR="00A7351B" w:rsidRPr="003C6D07">
        <w:rPr>
          <w:rStyle w:val="CharacterStyle1"/>
          <w:b/>
          <w:color w:val="000000" w:themeColor="text1"/>
          <w:spacing w:val="2"/>
        </w:rPr>
        <w:t xml:space="preserve"> Part</w:t>
      </w:r>
      <w:r w:rsidR="00597910" w:rsidRPr="003C6D07">
        <w:rPr>
          <w:rStyle w:val="CharacterStyle1"/>
          <w:b/>
          <w:color w:val="000000" w:themeColor="text1"/>
          <w:spacing w:val="2"/>
        </w:rPr>
        <w:t>.</w:t>
      </w:r>
    </w:p>
    <w:p w14:paraId="1C3F840F" w14:textId="77777777" w:rsidR="00597910" w:rsidRPr="003C6D07" w:rsidRDefault="00471498" w:rsidP="00A7351B">
      <w:pPr>
        <w:pStyle w:val="Style1"/>
        <w:kinsoku w:val="0"/>
        <w:autoSpaceDE/>
        <w:autoSpaceDN/>
        <w:adjustRightInd/>
        <w:spacing w:line="276" w:lineRule="auto"/>
        <w:jc w:val="both"/>
        <w:rPr>
          <w:rStyle w:val="CharacterStyle1"/>
          <w:color w:val="000000" w:themeColor="text1"/>
          <w:spacing w:val="2"/>
        </w:rPr>
      </w:pPr>
      <w:r w:rsidRPr="003C6D07">
        <w:rPr>
          <w:rStyle w:val="CharacterStyle1"/>
          <w:color w:val="000000" w:themeColor="text1"/>
          <w:spacing w:val="2"/>
        </w:rPr>
        <w:tab/>
      </w:r>
      <w:r w:rsidRPr="003C6D07">
        <w:rPr>
          <w:rStyle w:val="CharacterStyle1"/>
          <w:color w:val="000000" w:themeColor="text1"/>
          <w:spacing w:val="2"/>
        </w:rPr>
        <w:tab/>
      </w:r>
      <w:r w:rsidRPr="003C6D07">
        <w:rPr>
          <w:rStyle w:val="CharacterStyle1"/>
          <w:color w:val="000000" w:themeColor="text1"/>
          <w:spacing w:val="2"/>
        </w:rPr>
        <w:tab/>
      </w:r>
      <w:r w:rsidRPr="003C6D07">
        <w:rPr>
          <w:rStyle w:val="CharacterStyle1"/>
          <w:color w:val="000000" w:themeColor="text1"/>
          <w:spacing w:val="2"/>
        </w:rPr>
        <w:tab/>
      </w:r>
      <w:r w:rsidRPr="003C6D07">
        <w:rPr>
          <w:rStyle w:val="CharacterStyle1"/>
          <w:color w:val="000000" w:themeColor="text1"/>
          <w:spacing w:val="2"/>
        </w:rPr>
        <w:tab/>
      </w:r>
      <w:r w:rsidRPr="003C6D07">
        <w:rPr>
          <w:rStyle w:val="CharacterStyle1"/>
          <w:color w:val="000000" w:themeColor="text1"/>
          <w:spacing w:val="2"/>
        </w:rPr>
        <w:tab/>
        <w:t xml:space="preserve">  </w:t>
      </w:r>
    </w:p>
    <w:p w14:paraId="72C182F0" w14:textId="3BBFC9A2" w:rsidR="00A7351B" w:rsidRPr="003C6D07" w:rsidRDefault="00A7351B" w:rsidP="00A7351B">
      <w:pPr>
        <w:pStyle w:val="Style1"/>
        <w:kinsoku w:val="0"/>
        <w:autoSpaceDE/>
        <w:autoSpaceDN/>
        <w:adjustRightInd/>
        <w:spacing w:line="276" w:lineRule="auto"/>
        <w:jc w:val="both"/>
        <w:rPr>
          <w:rStyle w:val="CharacterStyle1"/>
          <w:color w:val="000000" w:themeColor="text1"/>
          <w:spacing w:val="2"/>
        </w:rPr>
      </w:pPr>
      <w:r w:rsidRPr="003C6D07">
        <w:rPr>
          <w:rStyle w:val="CharacterStyle1"/>
          <w:color w:val="000000" w:themeColor="text1"/>
          <w:spacing w:val="-1"/>
        </w:rPr>
        <w:t>(</w:t>
      </w:r>
      <w:r w:rsidR="00214AF5" w:rsidRPr="00993FB7">
        <w:rPr>
          <w:rStyle w:val="CharacterStyle1"/>
          <w:b/>
          <w:color w:val="000000" w:themeColor="text1"/>
          <w:spacing w:val="-1"/>
        </w:rPr>
        <w:t>SSGC</w:t>
      </w:r>
      <w:r w:rsidRPr="00993FB7">
        <w:rPr>
          <w:rStyle w:val="CharacterStyle1"/>
          <w:b/>
          <w:color w:val="000000" w:themeColor="text1"/>
          <w:spacing w:val="-1"/>
        </w:rPr>
        <w:t xml:space="preserve"> </w:t>
      </w:r>
      <w:r w:rsidRPr="003C6D07">
        <w:rPr>
          <w:rStyle w:val="CharacterStyle1"/>
          <w:color w:val="000000" w:themeColor="text1"/>
          <w:spacing w:val="-1"/>
        </w:rPr>
        <w:t xml:space="preserve">and </w:t>
      </w:r>
      <w:r w:rsidRPr="00993FB7">
        <w:rPr>
          <w:rStyle w:val="CharacterStyle1"/>
          <w:b/>
          <w:color w:val="000000" w:themeColor="text1"/>
          <w:spacing w:val="-1"/>
        </w:rPr>
        <w:t>MMBL</w:t>
      </w:r>
      <w:r w:rsidRPr="003C6D07">
        <w:rPr>
          <w:rStyle w:val="CharacterStyle1"/>
          <w:color w:val="000000" w:themeColor="text1"/>
          <w:spacing w:val="-1"/>
        </w:rPr>
        <w:t xml:space="preserve"> shall hereinafter be collectively referred to as the "</w:t>
      </w:r>
      <w:r w:rsidRPr="003C6D07">
        <w:rPr>
          <w:rStyle w:val="CharacterStyle1"/>
          <w:b/>
          <w:color w:val="000000" w:themeColor="text1"/>
          <w:spacing w:val="-1"/>
        </w:rPr>
        <w:t>Parties</w:t>
      </w:r>
      <w:r w:rsidRPr="003C6D07">
        <w:rPr>
          <w:rStyle w:val="CharacterStyle1"/>
          <w:color w:val="000000" w:themeColor="text1"/>
          <w:spacing w:val="-1"/>
        </w:rPr>
        <w:t>" and individually as a "</w:t>
      </w:r>
      <w:r w:rsidRPr="003C6D07">
        <w:rPr>
          <w:rStyle w:val="CharacterStyle1"/>
          <w:b/>
          <w:color w:val="000000" w:themeColor="text1"/>
          <w:spacing w:val="-1"/>
        </w:rPr>
        <w:t>Party</w:t>
      </w:r>
      <w:r w:rsidRPr="003C6D07">
        <w:rPr>
          <w:rStyle w:val="CharacterStyle1"/>
          <w:color w:val="000000" w:themeColor="text1"/>
          <w:spacing w:val="-1"/>
        </w:rPr>
        <w:t>"</w:t>
      </w:r>
      <w:r w:rsidR="00597910" w:rsidRPr="003C6D07">
        <w:rPr>
          <w:rStyle w:val="CharacterStyle1"/>
          <w:color w:val="000000" w:themeColor="text1"/>
          <w:spacing w:val="-1"/>
        </w:rPr>
        <w:t xml:space="preserve"> as and when the context of this Agreement so requires</w:t>
      </w:r>
      <w:r w:rsidRPr="003C6D07">
        <w:rPr>
          <w:rStyle w:val="CharacterStyle1"/>
          <w:color w:val="000000" w:themeColor="text1"/>
          <w:spacing w:val="-1"/>
        </w:rPr>
        <w:t>).</w:t>
      </w:r>
    </w:p>
    <w:p w14:paraId="04C93750" w14:textId="77777777" w:rsidR="00A7351B" w:rsidRPr="003C6D07" w:rsidRDefault="00AD5A17" w:rsidP="00A7351B">
      <w:pPr>
        <w:pStyle w:val="ListParagraph"/>
        <w:ind w:left="-630" w:right="-900"/>
        <w:rPr>
          <w:rFonts w:ascii="Times New Roman" w:hAnsi="Times New Roman" w:cs="Times New Roman"/>
          <w:b/>
          <w:color w:val="000000" w:themeColor="text1"/>
          <w:sz w:val="20"/>
          <w:szCs w:val="20"/>
        </w:rPr>
      </w:pPr>
      <w:r w:rsidRPr="003C6D07">
        <w:rPr>
          <w:rFonts w:ascii="Times New Roman" w:hAnsi="Times New Roman" w:cs="Times New Roman"/>
          <w:b/>
          <w:color w:val="000000" w:themeColor="text1"/>
          <w:sz w:val="20"/>
          <w:szCs w:val="20"/>
        </w:rPr>
        <w:tab/>
      </w:r>
    </w:p>
    <w:p w14:paraId="7743E306" w14:textId="77777777" w:rsidR="009F53B5" w:rsidRPr="00FE1516" w:rsidRDefault="009F53B5" w:rsidP="00A7351B">
      <w:pPr>
        <w:pStyle w:val="ListParagraph"/>
        <w:ind w:left="-630" w:right="-900"/>
        <w:rPr>
          <w:rFonts w:ascii="Times New Roman" w:hAnsi="Times New Roman" w:cs="Times New Roman"/>
          <w:b/>
          <w:color w:val="000000" w:themeColor="text1"/>
          <w:sz w:val="24"/>
          <w:szCs w:val="20"/>
        </w:rPr>
      </w:pPr>
    </w:p>
    <w:p w14:paraId="365BB0EF" w14:textId="4F75DD70" w:rsidR="00597910" w:rsidRPr="00FE1516" w:rsidRDefault="00FE1516" w:rsidP="006F353B">
      <w:pPr>
        <w:jc w:val="both"/>
        <w:rPr>
          <w:rStyle w:val="CharacterStyle1"/>
          <w:rFonts w:ascii="Times New Roman" w:eastAsia="Times New Roman" w:hAnsi="Times New Roman" w:cs="Times New Roman"/>
          <w:color w:val="000000" w:themeColor="text1"/>
          <w:spacing w:val="7"/>
          <w:sz w:val="24"/>
          <w:szCs w:val="20"/>
          <w:u w:color="000000"/>
        </w:rPr>
      </w:pPr>
      <w:r w:rsidRPr="00FE1516">
        <w:rPr>
          <w:rStyle w:val="CharacterStyle1"/>
          <w:rFonts w:ascii="Times New Roman" w:eastAsia="Times New Roman" w:hAnsi="Times New Roman" w:cs="Times New Roman"/>
          <w:b/>
          <w:color w:val="000000" w:themeColor="text1"/>
          <w:spacing w:val="7"/>
          <w:sz w:val="24"/>
          <w:szCs w:val="20"/>
          <w:u w:color="000000"/>
        </w:rPr>
        <w:t>WHEREAS</w:t>
      </w:r>
      <w:r w:rsidRPr="00FE1516">
        <w:rPr>
          <w:rStyle w:val="CharacterStyle1"/>
          <w:rFonts w:ascii="Times New Roman" w:eastAsia="Times New Roman" w:hAnsi="Times New Roman" w:cs="Times New Roman"/>
          <w:color w:val="000000" w:themeColor="text1"/>
          <w:spacing w:val="7"/>
          <w:sz w:val="24"/>
          <w:szCs w:val="20"/>
          <w:u w:color="000000"/>
        </w:rPr>
        <w:t>:</w:t>
      </w:r>
    </w:p>
    <w:p w14:paraId="3D88F750" w14:textId="274C41F1" w:rsidR="00214AF5" w:rsidRPr="00214AF5" w:rsidRDefault="00214AF5" w:rsidP="001F1DED">
      <w:pPr>
        <w:pStyle w:val="ListParagraph"/>
        <w:numPr>
          <w:ilvl w:val="0"/>
          <w:numId w:val="12"/>
        </w:numPr>
        <w:jc w:val="both"/>
        <w:rPr>
          <w:rStyle w:val="CharacterStyle1"/>
          <w:rFonts w:ascii="Times New Roman" w:eastAsia="Times New Roman" w:hAnsi="Times New Roman" w:cs="Times New Roman"/>
          <w:color w:val="000000" w:themeColor="text1"/>
          <w:spacing w:val="7"/>
          <w:szCs w:val="20"/>
        </w:rPr>
      </w:pPr>
      <w:r w:rsidRPr="00993FB7">
        <w:rPr>
          <w:rStyle w:val="CharacterStyle1"/>
          <w:rFonts w:ascii="Times New Roman" w:eastAsia="Times New Roman" w:hAnsi="Times New Roman" w:cs="Times New Roman"/>
          <w:b/>
          <w:color w:val="000000" w:themeColor="text1"/>
          <w:spacing w:val="7"/>
          <w:szCs w:val="20"/>
        </w:rPr>
        <w:t>SSGC</w:t>
      </w:r>
      <w:r>
        <w:rPr>
          <w:rStyle w:val="CharacterStyle1"/>
          <w:rFonts w:ascii="Times New Roman" w:eastAsia="Times New Roman" w:hAnsi="Times New Roman" w:cs="Times New Roman"/>
          <w:color w:val="000000" w:themeColor="text1"/>
          <w:spacing w:val="7"/>
          <w:szCs w:val="20"/>
        </w:rPr>
        <w:t xml:space="preserve"> </w:t>
      </w:r>
      <w:r w:rsidRPr="00214AF5">
        <w:rPr>
          <w:rStyle w:val="CharacterStyle1"/>
          <w:rFonts w:ascii="Times New Roman" w:eastAsia="Times New Roman" w:hAnsi="Times New Roman" w:cs="Times New Roman"/>
          <w:color w:val="000000" w:themeColor="text1"/>
          <w:spacing w:val="7"/>
          <w:szCs w:val="20"/>
        </w:rPr>
        <w:t>is engaged in the transmission, distribution and sale of natural gas in Sindh and Baluchistan provinces of Pakistan</w:t>
      </w:r>
    </w:p>
    <w:p w14:paraId="6336E65A" w14:textId="77777777" w:rsidR="00597910" w:rsidRPr="003C6D07" w:rsidRDefault="00597910" w:rsidP="001C4585">
      <w:pPr>
        <w:pStyle w:val="ListParagraph"/>
        <w:jc w:val="both"/>
        <w:rPr>
          <w:rStyle w:val="CharacterStyle1"/>
          <w:rFonts w:ascii="Times New Roman" w:eastAsia="Times New Roman" w:hAnsi="Times New Roman" w:cs="Times New Roman"/>
          <w:color w:val="000000" w:themeColor="text1"/>
          <w:spacing w:val="7"/>
          <w:szCs w:val="20"/>
        </w:rPr>
      </w:pPr>
    </w:p>
    <w:p w14:paraId="4C2FF3F8" w14:textId="15E87231" w:rsidR="006F353B" w:rsidRPr="003C6D07" w:rsidRDefault="006F353B" w:rsidP="00C31B92">
      <w:pPr>
        <w:pStyle w:val="ListParagraph"/>
        <w:numPr>
          <w:ilvl w:val="0"/>
          <w:numId w:val="12"/>
        </w:numPr>
        <w:jc w:val="both"/>
        <w:rPr>
          <w:rStyle w:val="CharacterStyle1"/>
          <w:rFonts w:ascii="Times New Roman" w:eastAsia="Times New Roman" w:hAnsi="Times New Roman" w:cs="Times New Roman"/>
          <w:color w:val="000000" w:themeColor="text1"/>
          <w:spacing w:val="7"/>
          <w:szCs w:val="20"/>
        </w:rPr>
      </w:pPr>
      <w:r w:rsidRPr="00993FB7">
        <w:rPr>
          <w:rStyle w:val="CharacterStyle1"/>
          <w:rFonts w:ascii="Times New Roman" w:eastAsia="Times New Roman" w:hAnsi="Times New Roman" w:cs="Times New Roman"/>
          <w:b/>
          <w:color w:val="000000" w:themeColor="text1"/>
          <w:spacing w:val="7"/>
          <w:szCs w:val="20"/>
        </w:rPr>
        <w:t>MMBL</w:t>
      </w:r>
      <w:r w:rsidRPr="003C6D07">
        <w:rPr>
          <w:rStyle w:val="CharacterStyle1"/>
          <w:rFonts w:ascii="Times New Roman" w:eastAsia="Times New Roman" w:hAnsi="Times New Roman" w:cs="Times New Roman"/>
          <w:color w:val="000000" w:themeColor="text1"/>
          <w:spacing w:val="7"/>
          <w:szCs w:val="20"/>
        </w:rPr>
        <w:t xml:space="preserve"> is engaged in the business of, inter alia, providing Branchless Banking services (as hereinafter defined) to customers for which purpose MMBL has a strategic alliance with Pakistan Mobile Communications Limited (“PMCL”) under the brand name “</w:t>
      </w:r>
      <w:proofErr w:type="spellStart"/>
      <w:r w:rsidRPr="003C6D07">
        <w:rPr>
          <w:rStyle w:val="CharacterStyle1"/>
          <w:rFonts w:ascii="Times New Roman" w:eastAsia="Times New Roman" w:hAnsi="Times New Roman" w:cs="Times New Roman"/>
          <w:color w:val="000000" w:themeColor="text1"/>
          <w:spacing w:val="7"/>
          <w:szCs w:val="20"/>
        </w:rPr>
        <w:t>JazzCash</w:t>
      </w:r>
      <w:proofErr w:type="spellEnd"/>
      <w:r w:rsidRPr="003C6D07">
        <w:rPr>
          <w:rStyle w:val="CharacterStyle1"/>
          <w:rFonts w:ascii="Times New Roman" w:eastAsia="Times New Roman" w:hAnsi="Times New Roman" w:cs="Times New Roman"/>
          <w:color w:val="000000" w:themeColor="text1"/>
          <w:spacing w:val="7"/>
          <w:szCs w:val="20"/>
        </w:rPr>
        <w:t>”</w:t>
      </w:r>
      <w:r w:rsidR="00597910" w:rsidRPr="003C6D07">
        <w:rPr>
          <w:rStyle w:val="CharacterStyle1"/>
          <w:rFonts w:ascii="Times New Roman" w:eastAsia="Times New Roman" w:hAnsi="Times New Roman" w:cs="Times New Roman"/>
          <w:color w:val="000000" w:themeColor="text1"/>
          <w:spacing w:val="7"/>
          <w:szCs w:val="20"/>
        </w:rPr>
        <w:t>;</w:t>
      </w:r>
    </w:p>
    <w:p w14:paraId="66AF52CC" w14:textId="40C851FD" w:rsidR="006F353B" w:rsidRPr="003C6D07" w:rsidRDefault="00597910" w:rsidP="00C31B92">
      <w:pPr>
        <w:pStyle w:val="ListParagraph"/>
        <w:numPr>
          <w:ilvl w:val="0"/>
          <w:numId w:val="12"/>
        </w:numPr>
        <w:jc w:val="both"/>
        <w:rPr>
          <w:rStyle w:val="CharacterStyle1"/>
          <w:rFonts w:ascii="Times New Roman" w:eastAsia="Times New Roman" w:hAnsi="Times New Roman" w:cs="Times New Roman"/>
          <w:color w:val="000000" w:themeColor="text1"/>
          <w:spacing w:val="7"/>
          <w:szCs w:val="20"/>
        </w:rPr>
      </w:pPr>
      <w:proofErr w:type="gramStart"/>
      <w:r w:rsidRPr="00993FB7">
        <w:rPr>
          <w:rStyle w:val="CharacterStyle1"/>
          <w:rFonts w:ascii="Times New Roman" w:eastAsia="Times New Roman" w:hAnsi="Times New Roman" w:cs="Times New Roman"/>
          <w:b/>
          <w:color w:val="000000" w:themeColor="text1"/>
          <w:spacing w:val="7"/>
          <w:szCs w:val="20"/>
        </w:rPr>
        <w:t>T</w:t>
      </w:r>
      <w:r w:rsidR="006F353B" w:rsidRPr="00993FB7">
        <w:rPr>
          <w:rStyle w:val="CharacterStyle1"/>
          <w:rFonts w:ascii="Times New Roman" w:eastAsia="Times New Roman" w:hAnsi="Times New Roman" w:cs="Times New Roman"/>
          <w:b/>
          <w:color w:val="000000" w:themeColor="text1"/>
          <w:spacing w:val="7"/>
          <w:szCs w:val="20"/>
        </w:rPr>
        <w:t>he Parties</w:t>
      </w:r>
      <w:r w:rsidR="006F353B" w:rsidRPr="003C6D07">
        <w:rPr>
          <w:rStyle w:val="CharacterStyle1"/>
          <w:rFonts w:ascii="Times New Roman" w:eastAsia="Times New Roman" w:hAnsi="Times New Roman" w:cs="Times New Roman"/>
          <w:color w:val="000000" w:themeColor="text1"/>
          <w:spacing w:val="7"/>
          <w:szCs w:val="20"/>
        </w:rPr>
        <w:t xml:space="preserve"> have agreed that MMBL will provide </w:t>
      </w:r>
      <w:r w:rsidR="00203DFC" w:rsidRPr="003C6D07">
        <w:rPr>
          <w:rStyle w:val="CharacterStyle1"/>
          <w:rFonts w:ascii="Times New Roman" w:eastAsia="Times New Roman" w:hAnsi="Times New Roman" w:cs="Times New Roman"/>
          <w:color w:val="000000" w:themeColor="text1"/>
          <w:spacing w:val="7"/>
          <w:szCs w:val="20"/>
        </w:rPr>
        <w:t xml:space="preserve">QR (as defined below) </w:t>
      </w:r>
      <w:r w:rsidR="006F353B" w:rsidRPr="003C6D07">
        <w:rPr>
          <w:rStyle w:val="CharacterStyle1"/>
          <w:rFonts w:ascii="Times New Roman" w:eastAsia="Times New Roman" w:hAnsi="Times New Roman" w:cs="Times New Roman"/>
          <w:color w:val="000000" w:themeColor="text1"/>
          <w:spacing w:val="7"/>
          <w:szCs w:val="20"/>
        </w:rPr>
        <w:t xml:space="preserve">payment collection services to </w:t>
      </w:r>
      <w:r w:rsidR="00C76D43" w:rsidRPr="003C6D07">
        <w:rPr>
          <w:rStyle w:val="CharacterStyle1"/>
          <w:rFonts w:ascii="Times New Roman" w:eastAsia="Times New Roman" w:hAnsi="Times New Roman" w:cs="Times New Roman"/>
          <w:color w:val="000000" w:themeColor="text1"/>
          <w:spacing w:val="7"/>
          <w:szCs w:val="20"/>
        </w:rPr>
        <w:t xml:space="preserve">the </w:t>
      </w:r>
      <w:r w:rsidR="00214AF5">
        <w:rPr>
          <w:rStyle w:val="CharacterStyle1"/>
          <w:rFonts w:ascii="Times New Roman" w:eastAsia="Times New Roman" w:hAnsi="Times New Roman" w:cs="Times New Roman"/>
          <w:color w:val="000000" w:themeColor="text1"/>
          <w:spacing w:val="7"/>
          <w:szCs w:val="20"/>
        </w:rPr>
        <w:t>SSGC</w:t>
      </w:r>
      <w:r w:rsidR="006F353B" w:rsidRPr="003C6D07">
        <w:rPr>
          <w:rStyle w:val="CharacterStyle1"/>
          <w:rFonts w:ascii="Times New Roman" w:eastAsia="Times New Roman" w:hAnsi="Times New Roman" w:cs="Times New Roman"/>
          <w:color w:val="000000" w:themeColor="text1"/>
          <w:spacing w:val="7"/>
          <w:szCs w:val="20"/>
        </w:rPr>
        <w:t xml:space="preserve"> by providing </w:t>
      </w:r>
      <w:r w:rsidR="00C76D43" w:rsidRPr="003C6D07">
        <w:rPr>
          <w:rStyle w:val="CharacterStyle1"/>
          <w:rFonts w:ascii="Times New Roman" w:eastAsia="Times New Roman" w:hAnsi="Times New Roman" w:cs="Times New Roman"/>
          <w:color w:val="000000" w:themeColor="text1"/>
          <w:spacing w:val="7"/>
          <w:szCs w:val="20"/>
        </w:rPr>
        <w:t xml:space="preserve">the </w:t>
      </w:r>
      <w:r w:rsidR="00214AF5">
        <w:rPr>
          <w:rStyle w:val="CharacterStyle1"/>
          <w:rFonts w:ascii="Times New Roman" w:eastAsia="Times New Roman" w:hAnsi="Times New Roman" w:cs="Times New Roman"/>
          <w:color w:val="000000" w:themeColor="text1"/>
          <w:spacing w:val="7"/>
          <w:szCs w:val="20"/>
        </w:rPr>
        <w:t>SSGC</w:t>
      </w:r>
      <w:r w:rsidR="006F353B" w:rsidRPr="003C6D07">
        <w:rPr>
          <w:rStyle w:val="CharacterStyle1"/>
          <w:rFonts w:ascii="Times New Roman" w:eastAsia="Times New Roman" w:hAnsi="Times New Roman" w:cs="Times New Roman"/>
          <w:color w:val="000000" w:themeColor="text1"/>
          <w:spacing w:val="7"/>
          <w:szCs w:val="20"/>
        </w:rPr>
        <w:t xml:space="preserve"> Customers, </w:t>
      </w:r>
      <w:r w:rsidRPr="003C6D07">
        <w:rPr>
          <w:rStyle w:val="CharacterStyle1"/>
          <w:rFonts w:ascii="Times New Roman" w:eastAsia="Times New Roman" w:hAnsi="Times New Roman" w:cs="Times New Roman"/>
          <w:color w:val="000000" w:themeColor="text1"/>
          <w:spacing w:val="7"/>
          <w:szCs w:val="20"/>
        </w:rPr>
        <w:t>(</w:t>
      </w:r>
      <w:r w:rsidR="006F353B" w:rsidRPr="003C6D07">
        <w:rPr>
          <w:rStyle w:val="CharacterStyle1"/>
          <w:rFonts w:ascii="Times New Roman" w:eastAsia="Times New Roman" w:hAnsi="Times New Roman" w:cs="Times New Roman"/>
          <w:color w:val="000000" w:themeColor="text1"/>
          <w:spacing w:val="7"/>
          <w:szCs w:val="20"/>
        </w:rPr>
        <w:t xml:space="preserve">who are </w:t>
      </w:r>
      <w:proofErr w:type="spellStart"/>
      <w:r w:rsidR="00203DFC" w:rsidRPr="003C6D07">
        <w:rPr>
          <w:rStyle w:val="CharacterStyle1"/>
          <w:rFonts w:ascii="Times New Roman" w:eastAsia="Times New Roman" w:hAnsi="Times New Roman" w:cs="Times New Roman"/>
          <w:color w:val="000000" w:themeColor="text1"/>
          <w:spacing w:val="7"/>
          <w:szCs w:val="20"/>
        </w:rPr>
        <w:t>JazzCash</w:t>
      </w:r>
      <w:proofErr w:type="spellEnd"/>
      <w:r w:rsidR="00203DFC" w:rsidRPr="003C6D07">
        <w:rPr>
          <w:rStyle w:val="CharacterStyle1"/>
          <w:rFonts w:ascii="Times New Roman" w:eastAsia="Times New Roman" w:hAnsi="Times New Roman" w:cs="Times New Roman"/>
          <w:color w:val="000000" w:themeColor="text1"/>
          <w:spacing w:val="7"/>
          <w:szCs w:val="20"/>
        </w:rPr>
        <w:t xml:space="preserve"> user(s) </w:t>
      </w:r>
      <w:r w:rsidR="006F353B" w:rsidRPr="003C6D07">
        <w:rPr>
          <w:rStyle w:val="CharacterStyle1"/>
          <w:rFonts w:ascii="Times New Roman" w:eastAsia="Times New Roman" w:hAnsi="Times New Roman" w:cs="Times New Roman"/>
          <w:color w:val="000000" w:themeColor="text1"/>
          <w:spacing w:val="7"/>
          <w:szCs w:val="20"/>
        </w:rPr>
        <w:t>and who maintain a BBA with MMBL</w:t>
      </w:r>
      <w:r w:rsidR="00AC74C5" w:rsidRPr="003C6D07">
        <w:rPr>
          <w:rStyle w:val="CharacterStyle1"/>
          <w:rFonts w:ascii="Times New Roman" w:eastAsia="Times New Roman" w:hAnsi="Times New Roman" w:cs="Times New Roman"/>
          <w:color w:val="000000" w:themeColor="text1"/>
          <w:spacing w:val="7"/>
          <w:szCs w:val="20"/>
        </w:rPr>
        <w:t xml:space="preserve"> or customers of any other bank/company who are enabled by their bank/company to make payments at </w:t>
      </w:r>
      <w:r w:rsidR="00214AF5">
        <w:rPr>
          <w:rStyle w:val="CharacterStyle1"/>
          <w:rFonts w:ascii="Times New Roman" w:eastAsia="Times New Roman" w:hAnsi="Times New Roman" w:cs="Times New Roman"/>
          <w:color w:val="000000" w:themeColor="text1"/>
          <w:spacing w:val="7"/>
          <w:szCs w:val="20"/>
        </w:rPr>
        <w:t>SSGC</w:t>
      </w:r>
      <w:r w:rsidR="00AC74C5" w:rsidRPr="003C6D07">
        <w:rPr>
          <w:rStyle w:val="CharacterStyle1"/>
          <w:rFonts w:ascii="Times New Roman" w:eastAsia="Times New Roman" w:hAnsi="Times New Roman" w:cs="Times New Roman"/>
          <w:color w:val="000000" w:themeColor="text1"/>
          <w:spacing w:val="7"/>
          <w:szCs w:val="20"/>
        </w:rPr>
        <w:t>s</w:t>
      </w:r>
      <w:r w:rsidRPr="003C6D07">
        <w:rPr>
          <w:rStyle w:val="CharacterStyle1"/>
          <w:rFonts w:ascii="Times New Roman" w:eastAsia="Times New Roman" w:hAnsi="Times New Roman" w:cs="Times New Roman"/>
          <w:color w:val="000000" w:themeColor="text1"/>
          <w:spacing w:val="7"/>
          <w:szCs w:val="20"/>
        </w:rPr>
        <w:t>)</w:t>
      </w:r>
      <w:r w:rsidR="006F353B" w:rsidRPr="003C6D07">
        <w:rPr>
          <w:rStyle w:val="CharacterStyle1"/>
          <w:rFonts w:ascii="Times New Roman" w:eastAsia="Times New Roman" w:hAnsi="Times New Roman" w:cs="Times New Roman"/>
          <w:color w:val="000000" w:themeColor="text1"/>
          <w:spacing w:val="7"/>
          <w:szCs w:val="20"/>
        </w:rPr>
        <w:t xml:space="preserve">, the facility </w:t>
      </w:r>
      <w:r w:rsidR="00C76D43" w:rsidRPr="003C6D07">
        <w:rPr>
          <w:rStyle w:val="CharacterStyle1"/>
          <w:rFonts w:ascii="Times New Roman" w:eastAsia="Times New Roman" w:hAnsi="Times New Roman" w:cs="Times New Roman"/>
          <w:color w:val="000000" w:themeColor="text1"/>
          <w:spacing w:val="7"/>
          <w:szCs w:val="20"/>
        </w:rPr>
        <w:t>of</w:t>
      </w:r>
      <w:r w:rsidR="006F353B" w:rsidRPr="003C6D07">
        <w:rPr>
          <w:rStyle w:val="CharacterStyle1"/>
          <w:rFonts w:ascii="Times New Roman" w:eastAsia="Times New Roman" w:hAnsi="Times New Roman" w:cs="Times New Roman"/>
          <w:color w:val="000000" w:themeColor="text1"/>
          <w:spacing w:val="7"/>
          <w:szCs w:val="20"/>
        </w:rPr>
        <w:t xml:space="preserve"> mak</w:t>
      </w:r>
      <w:r w:rsidR="00C76D43" w:rsidRPr="003C6D07">
        <w:rPr>
          <w:rStyle w:val="CharacterStyle1"/>
          <w:rFonts w:ascii="Times New Roman" w:eastAsia="Times New Roman" w:hAnsi="Times New Roman" w:cs="Times New Roman"/>
          <w:color w:val="000000" w:themeColor="text1"/>
          <w:spacing w:val="7"/>
          <w:szCs w:val="20"/>
        </w:rPr>
        <w:t>ing</w:t>
      </w:r>
      <w:r w:rsidR="006F353B" w:rsidRPr="003C6D07">
        <w:rPr>
          <w:rStyle w:val="CharacterStyle1"/>
          <w:rFonts w:ascii="Times New Roman" w:eastAsia="Times New Roman" w:hAnsi="Times New Roman" w:cs="Times New Roman"/>
          <w:color w:val="000000" w:themeColor="text1"/>
          <w:spacing w:val="7"/>
          <w:szCs w:val="20"/>
        </w:rPr>
        <w:t xml:space="preserve"> payments to</w:t>
      </w:r>
      <w:r w:rsidR="00C76D43" w:rsidRPr="003C6D07">
        <w:rPr>
          <w:rStyle w:val="CharacterStyle1"/>
          <w:rFonts w:ascii="Times New Roman" w:eastAsia="Times New Roman" w:hAnsi="Times New Roman" w:cs="Times New Roman"/>
          <w:color w:val="000000" w:themeColor="text1"/>
          <w:spacing w:val="7"/>
          <w:szCs w:val="20"/>
        </w:rPr>
        <w:t xml:space="preserve"> the</w:t>
      </w:r>
      <w:r w:rsidR="006F353B" w:rsidRPr="003C6D07">
        <w:rPr>
          <w:rStyle w:val="CharacterStyle1"/>
          <w:rFonts w:ascii="Times New Roman" w:eastAsia="Times New Roman" w:hAnsi="Times New Roman" w:cs="Times New Roman"/>
          <w:color w:val="000000" w:themeColor="text1"/>
          <w:spacing w:val="7"/>
          <w:szCs w:val="20"/>
        </w:rPr>
        <w:t xml:space="preserve"> </w:t>
      </w:r>
      <w:r w:rsidR="00214AF5">
        <w:rPr>
          <w:rStyle w:val="CharacterStyle1"/>
          <w:rFonts w:ascii="Times New Roman" w:eastAsia="Times New Roman" w:hAnsi="Times New Roman" w:cs="Times New Roman"/>
          <w:color w:val="000000" w:themeColor="text1"/>
          <w:spacing w:val="7"/>
          <w:szCs w:val="20"/>
        </w:rPr>
        <w:t>SSGC</w:t>
      </w:r>
      <w:r w:rsidR="006F353B" w:rsidRPr="003C6D07">
        <w:rPr>
          <w:rStyle w:val="CharacterStyle1"/>
          <w:rFonts w:ascii="Times New Roman" w:eastAsia="Times New Roman" w:hAnsi="Times New Roman" w:cs="Times New Roman"/>
          <w:color w:val="000000" w:themeColor="text1"/>
          <w:spacing w:val="7"/>
          <w:szCs w:val="20"/>
        </w:rPr>
        <w:t xml:space="preserve"> directly through their mobile phones</w:t>
      </w:r>
      <w:r w:rsidR="00203DFC" w:rsidRPr="003C6D07">
        <w:rPr>
          <w:rStyle w:val="CharacterStyle1"/>
          <w:rFonts w:ascii="Times New Roman" w:eastAsia="Times New Roman" w:hAnsi="Times New Roman" w:cs="Times New Roman"/>
          <w:color w:val="000000" w:themeColor="text1"/>
          <w:spacing w:val="7"/>
          <w:szCs w:val="20"/>
        </w:rPr>
        <w:t xml:space="preserve">, either through and/or by using USSD and/or </w:t>
      </w:r>
      <w:proofErr w:type="spellStart"/>
      <w:r w:rsidR="00203DFC" w:rsidRPr="003C6D07">
        <w:rPr>
          <w:rStyle w:val="CharacterStyle1"/>
          <w:rFonts w:ascii="Times New Roman" w:eastAsia="Times New Roman" w:hAnsi="Times New Roman" w:cs="Times New Roman"/>
          <w:color w:val="000000" w:themeColor="text1"/>
          <w:spacing w:val="7"/>
          <w:szCs w:val="20"/>
        </w:rPr>
        <w:t>JazzCash</w:t>
      </w:r>
      <w:proofErr w:type="spellEnd"/>
      <w:r w:rsidR="00203DFC" w:rsidRPr="003C6D07">
        <w:rPr>
          <w:rStyle w:val="CharacterStyle1"/>
          <w:rFonts w:ascii="Times New Roman" w:eastAsia="Times New Roman" w:hAnsi="Times New Roman" w:cs="Times New Roman"/>
          <w:color w:val="000000" w:themeColor="text1"/>
          <w:spacing w:val="7"/>
          <w:szCs w:val="20"/>
        </w:rPr>
        <w:t xml:space="preserve"> Application, all</w:t>
      </w:r>
      <w:r w:rsidR="006F353B" w:rsidRPr="003C6D07">
        <w:rPr>
          <w:rStyle w:val="CharacterStyle1"/>
          <w:rFonts w:ascii="Times New Roman" w:eastAsia="Times New Roman" w:hAnsi="Times New Roman" w:cs="Times New Roman"/>
          <w:color w:val="000000" w:themeColor="text1"/>
          <w:spacing w:val="7"/>
          <w:szCs w:val="20"/>
        </w:rPr>
        <w:t xml:space="preserve"> on the terms and conditions set forth in this Agreement.</w:t>
      </w:r>
      <w:proofErr w:type="gramEnd"/>
    </w:p>
    <w:p w14:paraId="2DFB440C" w14:textId="77777777" w:rsidR="00461904" w:rsidRPr="003C6D07" w:rsidRDefault="00461904" w:rsidP="00FE1516">
      <w:pPr>
        <w:pStyle w:val="ListParagraph"/>
        <w:numPr>
          <w:ilvl w:val="0"/>
          <w:numId w:val="5"/>
        </w:numPr>
        <w:ind w:left="180" w:right="-900" w:hanging="180"/>
        <w:rPr>
          <w:rFonts w:ascii="Times New Roman" w:hAnsi="Times New Roman" w:cs="Times New Roman"/>
          <w:b/>
          <w:color w:val="000000" w:themeColor="text1"/>
          <w:sz w:val="20"/>
          <w:szCs w:val="20"/>
        </w:rPr>
      </w:pPr>
      <w:r w:rsidRPr="003C6D07">
        <w:rPr>
          <w:rFonts w:ascii="Times New Roman" w:hAnsi="Times New Roman" w:cs="Times New Roman"/>
          <w:b/>
          <w:color w:val="000000" w:themeColor="text1"/>
          <w:sz w:val="20"/>
          <w:szCs w:val="20"/>
        </w:rPr>
        <w:lastRenderedPageBreak/>
        <w:t>DEFINITIONS</w:t>
      </w:r>
    </w:p>
    <w:p w14:paraId="1B6E4FB6" w14:textId="77777777" w:rsidR="001E1B88" w:rsidRPr="003C6D07" w:rsidRDefault="001E1B88" w:rsidP="004418D2">
      <w:pPr>
        <w:pStyle w:val="ListParagraph"/>
        <w:ind w:left="180"/>
        <w:rPr>
          <w:rFonts w:ascii="Times New Roman" w:hAnsi="Times New Roman" w:cs="Times New Roman"/>
          <w:color w:val="000000" w:themeColor="text1"/>
          <w:sz w:val="20"/>
          <w:szCs w:val="20"/>
        </w:rPr>
      </w:pPr>
    </w:p>
    <w:p w14:paraId="71F4BA4D" w14:textId="77777777" w:rsidR="0046458E" w:rsidRPr="003C6D07" w:rsidRDefault="0046458E" w:rsidP="004418D2">
      <w:pPr>
        <w:pStyle w:val="ListParagraph"/>
        <w:numPr>
          <w:ilvl w:val="0"/>
          <w:numId w:val="6"/>
        </w:numPr>
        <w:ind w:left="360"/>
        <w:jc w:val="both"/>
        <w:rPr>
          <w:rFonts w:ascii="Times New Roman" w:hAnsi="Times New Roman" w:cs="Times New Roman"/>
          <w:color w:val="000000" w:themeColor="text1"/>
          <w:sz w:val="20"/>
          <w:szCs w:val="20"/>
        </w:rPr>
      </w:pPr>
      <w:r w:rsidRPr="003C6D07">
        <w:rPr>
          <w:rFonts w:ascii="Times New Roman" w:hAnsi="Times New Roman" w:cs="Times New Roman"/>
          <w:b/>
          <w:color w:val="000000" w:themeColor="text1"/>
          <w:sz w:val="20"/>
          <w:szCs w:val="20"/>
        </w:rPr>
        <w:t>“Agreement”</w:t>
      </w:r>
      <w:r w:rsidRPr="003C6D07">
        <w:rPr>
          <w:rFonts w:ascii="Times New Roman" w:hAnsi="Times New Roman" w:cs="Times New Roman"/>
          <w:color w:val="000000" w:themeColor="text1"/>
          <w:sz w:val="20"/>
          <w:szCs w:val="20"/>
        </w:rPr>
        <w:t xml:space="preserve"> means this agreement for </w:t>
      </w:r>
      <w:r w:rsidR="00203DFC" w:rsidRPr="003C6D07">
        <w:rPr>
          <w:rFonts w:ascii="Times New Roman" w:hAnsi="Times New Roman" w:cs="Times New Roman"/>
          <w:color w:val="000000" w:themeColor="text1"/>
          <w:sz w:val="20"/>
          <w:szCs w:val="20"/>
        </w:rPr>
        <w:t xml:space="preserve">QR </w:t>
      </w:r>
      <w:r w:rsidRPr="003C6D07">
        <w:rPr>
          <w:rFonts w:ascii="Times New Roman" w:hAnsi="Times New Roman" w:cs="Times New Roman"/>
          <w:color w:val="000000" w:themeColor="text1"/>
          <w:sz w:val="20"/>
          <w:szCs w:val="20"/>
        </w:rPr>
        <w:t>payment collection services.</w:t>
      </w:r>
    </w:p>
    <w:p w14:paraId="549C1D39" w14:textId="77777777" w:rsidR="0046458E" w:rsidRPr="003C6D07" w:rsidRDefault="0046458E" w:rsidP="004418D2">
      <w:pPr>
        <w:pStyle w:val="ListParagraph"/>
        <w:ind w:left="360" w:hanging="360"/>
        <w:jc w:val="both"/>
        <w:rPr>
          <w:rFonts w:ascii="Times New Roman" w:hAnsi="Times New Roman" w:cs="Times New Roman"/>
          <w:color w:val="000000" w:themeColor="text1"/>
          <w:sz w:val="20"/>
          <w:szCs w:val="20"/>
        </w:rPr>
      </w:pPr>
    </w:p>
    <w:p w14:paraId="0419FA4A" w14:textId="77777777" w:rsidR="00461904" w:rsidRPr="003C6D07" w:rsidRDefault="00461904" w:rsidP="004418D2">
      <w:pPr>
        <w:pStyle w:val="ListParagraph"/>
        <w:numPr>
          <w:ilvl w:val="0"/>
          <w:numId w:val="6"/>
        </w:numPr>
        <w:ind w:left="36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w:t>
      </w:r>
      <w:r w:rsidRPr="003C6D07">
        <w:rPr>
          <w:rFonts w:ascii="Times New Roman" w:hAnsi="Times New Roman" w:cs="Times New Roman"/>
          <w:b/>
          <w:color w:val="000000" w:themeColor="text1"/>
          <w:sz w:val="20"/>
          <w:szCs w:val="20"/>
        </w:rPr>
        <w:t>Branchless Banking</w:t>
      </w:r>
      <w:r w:rsidRPr="003C6D07">
        <w:rPr>
          <w:rFonts w:ascii="Times New Roman" w:hAnsi="Times New Roman" w:cs="Times New Roman"/>
          <w:color w:val="000000" w:themeColor="text1"/>
          <w:sz w:val="20"/>
          <w:szCs w:val="20"/>
        </w:rPr>
        <w:t>” means alternative to conventional branch-based banking that allows financial institutions to offer financial services outside the bank premises by using delivery channels like retail agents, mobile phones etc. as per the Branchless Banking Regulations.</w:t>
      </w:r>
    </w:p>
    <w:p w14:paraId="73A38F8B" w14:textId="77777777" w:rsidR="00461904" w:rsidRPr="003C6D07" w:rsidRDefault="00461904" w:rsidP="004418D2">
      <w:pPr>
        <w:pStyle w:val="ListParagraph"/>
        <w:ind w:left="360" w:hanging="360"/>
        <w:jc w:val="both"/>
        <w:rPr>
          <w:rFonts w:ascii="Times New Roman" w:hAnsi="Times New Roman" w:cs="Times New Roman"/>
          <w:color w:val="000000" w:themeColor="text1"/>
          <w:sz w:val="20"/>
          <w:szCs w:val="20"/>
        </w:rPr>
      </w:pPr>
    </w:p>
    <w:p w14:paraId="64C6BD35" w14:textId="5FFE25F5" w:rsidR="00461904" w:rsidRPr="003C6D07" w:rsidRDefault="00461904" w:rsidP="004418D2">
      <w:pPr>
        <w:pStyle w:val="ListParagraph"/>
        <w:numPr>
          <w:ilvl w:val="0"/>
          <w:numId w:val="6"/>
        </w:numPr>
        <w:ind w:left="36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w:t>
      </w:r>
      <w:r w:rsidRPr="003C6D07">
        <w:rPr>
          <w:rFonts w:ascii="Times New Roman" w:hAnsi="Times New Roman" w:cs="Times New Roman"/>
          <w:b/>
          <w:color w:val="000000" w:themeColor="text1"/>
          <w:sz w:val="20"/>
          <w:szCs w:val="20"/>
        </w:rPr>
        <w:t>Branchless Banking Account</w:t>
      </w:r>
      <w:r w:rsidRPr="003C6D07">
        <w:rPr>
          <w:rFonts w:ascii="Times New Roman" w:hAnsi="Times New Roman" w:cs="Times New Roman"/>
          <w:color w:val="000000" w:themeColor="text1"/>
          <w:sz w:val="20"/>
          <w:szCs w:val="20"/>
        </w:rPr>
        <w:t>” or “</w:t>
      </w:r>
      <w:r w:rsidRPr="003C6D07">
        <w:rPr>
          <w:rFonts w:ascii="Times New Roman" w:hAnsi="Times New Roman" w:cs="Times New Roman"/>
          <w:b/>
          <w:color w:val="000000" w:themeColor="text1"/>
          <w:sz w:val="20"/>
          <w:szCs w:val="20"/>
        </w:rPr>
        <w:t>BBA</w:t>
      </w:r>
      <w:r w:rsidRPr="003C6D07">
        <w:rPr>
          <w:rFonts w:ascii="Times New Roman" w:hAnsi="Times New Roman" w:cs="Times New Roman"/>
          <w:color w:val="000000" w:themeColor="text1"/>
          <w:sz w:val="20"/>
          <w:szCs w:val="20"/>
        </w:rPr>
        <w:t>” means an account maintained by a Customer</w:t>
      </w:r>
      <w:r w:rsidR="00B33904" w:rsidRPr="003C6D07">
        <w:rPr>
          <w:rFonts w:ascii="Times New Roman" w:hAnsi="Times New Roman" w:cs="Times New Roman"/>
          <w:color w:val="000000" w:themeColor="text1"/>
          <w:sz w:val="20"/>
          <w:szCs w:val="20"/>
        </w:rPr>
        <w:t xml:space="preserve"> or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with MMBL in which credits and debits </w:t>
      </w:r>
      <w:proofErr w:type="gramStart"/>
      <w:r w:rsidRPr="003C6D07">
        <w:rPr>
          <w:rFonts w:ascii="Times New Roman" w:hAnsi="Times New Roman" w:cs="Times New Roman"/>
          <w:color w:val="000000" w:themeColor="text1"/>
          <w:sz w:val="20"/>
          <w:szCs w:val="20"/>
        </w:rPr>
        <w:t>may be effected</w:t>
      </w:r>
      <w:proofErr w:type="gramEnd"/>
      <w:r w:rsidRPr="003C6D07">
        <w:rPr>
          <w:rFonts w:ascii="Times New Roman" w:hAnsi="Times New Roman" w:cs="Times New Roman"/>
          <w:color w:val="000000" w:themeColor="text1"/>
          <w:sz w:val="20"/>
          <w:szCs w:val="20"/>
        </w:rPr>
        <w:t xml:space="preserve"> by virtue of electronic fund transfers and which is used to conduct Branchless Banking activities in accordance with the applicable banking regulations</w:t>
      </w:r>
      <w:r w:rsidR="00E71EF5" w:rsidRPr="003C6D07">
        <w:rPr>
          <w:rFonts w:ascii="Times New Roman" w:hAnsi="Times New Roman" w:cs="Times New Roman"/>
          <w:color w:val="000000" w:themeColor="text1"/>
          <w:sz w:val="20"/>
          <w:szCs w:val="20"/>
        </w:rPr>
        <w:t>.</w:t>
      </w:r>
    </w:p>
    <w:p w14:paraId="375581E1" w14:textId="77777777" w:rsidR="00D10B5D" w:rsidRPr="003C6D07" w:rsidRDefault="00D10B5D" w:rsidP="004418D2">
      <w:pPr>
        <w:pStyle w:val="ListParagraph"/>
        <w:ind w:left="360" w:hanging="360"/>
        <w:jc w:val="both"/>
        <w:rPr>
          <w:rFonts w:ascii="Times New Roman" w:hAnsi="Times New Roman" w:cs="Times New Roman"/>
          <w:color w:val="000000" w:themeColor="text1"/>
          <w:sz w:val="20"/>
          <w:szCs w:val="20"/>
        </w:rPr>
      </w:pPr>
    </w:p>
    <w:p w14:paraId="66647698" w14:textId="77777777" w:rsidR="00461904" w:rsidRPr="003C6D07" w:rsidRDefault="00461904" w:rsidP="004418D2">
      <w:pPr>
        <w:pStyle w:val="ListParagraph"/>
        <w:numPr>
          <w:ilvl w:val="0"/>
          <w:numId w:val="6"/>
        </w:numPr>
        <w:ind w:left="36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w:t>
      </w:r>
      <w:r w:rsidRPr="003C6D07">
        <w:rPr>
          <w:rFonts w:ascii="Times New Roman" w:hAnsi="Times New Roman" w:cs="Times New Roman"/>
          <w:b/>
          <w:color w:val="000000" w:themeColor="text1"/>
          <w:sz w:val="20"/>
          <w:szCs w:val="20"/>
        </w:rPr>
        <w:t>Branchless Banking Regulations</w:t>
      </w:r>
      <w:r w:rsidRPr="003C6D07">
        <w:rPr>
          <w:rFonts w:ascii="Times New Roman" w:hAnsi="Times New Roman" w:cs="Times New Roman"/>
          <w:color w:val="000000" w:themeColor="text1"/>
          <w:sz w:val="20"/>
          <w:szCs w:val="20"/>
        </w:rPr>
        <w:t>” or “</w:t>
      </w:r>
      <w:r w:rsidRPr="003C6D07">
        <w:rPr>
          <w:rFonts w:ascii="Times New Roman" w:hAnsi="Times New Roman" w:cs="Times New Roman"/>
          <w:b/>
          <w:color w:val="000000" w:themeColor="text1"/>
          <w:sz w:val="20"/>
          <w:szCs w:val="20"/>
        </w:rPr>
        <w:t>BBR</w:t>
      </w:r>
      <w:r w:rsidRPr="003C6D07">
        <w:rPr>
          <w:rFonts w:ascii="Times New Roman" w:hAnsi="Times New Roman" w:cs="Times New Roman"/>
          <w:color w:val="000000" w:themeColor="text1"/>
          <w:sz w:val="20"/>
          <w:szCs w:val="20"/>
        </w:rPr>
        <w:t>” means the Branchless Banking Regulations issued by the Banking Policy &amp; Regulations Department of the State Bank of Pakistan, and any other rules, regulations or laws applicable to Branchless Banking, as may be amended from time to time.</w:t>
      </w:r>
    </w:p>
    <w:p w14:paraId="3726879A" w14:textId="77777777" w:rsidR="00814015" w:rsidRPr="003C6D07" w:rsidRDefault="00461904" w:rsidP="004418D2">
      <w:pPr>
        <w:pStyle w:val="ListParagraph"/>
        <w:numPr>
          <w:ilvl w:val="0"/>
          <w:numId w:val="6"/>
        </w:numPr>
        <w:spacing w:before="120"/>
        <w:ind w:left="36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w:t>
      </w:r>
      <w:r w:rsidRPr="003C6D07">
        <w:rPr>
          <w:rFonts w:ascii="Times New Roman" w:hAnsi="Times New Roman" w:cs="Times New Roman"/>
          <w:b/>
          <w:color w:val="000000" w:themeColor="text1"/>
          <w:sz w:val="20"/>
          <w:szCs w:val="20"/>
        </w:rPr>
        <w:t>Business Day</w:t>
      </w:r>
      <w:r w:rsidRPr="003C6D07">
        <w:rPr>
          <w:rFonts w:ascii="Times New Roman" w:hAnsi="Times New Roman" w:cs="Times New Roman"/>
          <w:color w:val="000000" w:themeColor="text1"/>
          <w:sz w:val="20"/>
          <w:szCs w:val="20"/>
        </w:rPr>
        <w:t xml:space="preserve">” means a day (other than Sundays and public holidays) on which banks are open for business in Pakistan. </w:t>
      </w:r>
    </w:p>
    <w:p w14:paraId="5C2CE560" w14:textId="77777777" w:rsidR="001E1B88" w:rsidRPr="003C6D07" w:rsidRDefault="001E1B88" w:rsidP="004418D2">
      <w:pPr>
        <w:pStyle w:val="ListParagraph"/>
        <w:ind w:left="360" w:hanging="360"/>
        <w:jc w:val="both"/>
        <w:rPr>
          <w:rFonts w:ascii="Times New Roman" w:eastAsia="Times New Roman" w:hAnsi="Times New Roman" w:cs="Times New Roman"/>
          <w:color w:val="000000" w:themeColor="text1"/>
          <w:sz w:val="20"/>
          <w:szCs w:val="20"/>
        </w:rPr>
      </w:pPr>
    </w:p>
    <w:p w14:paraId="41688A30" w14:textId="77777777" w:rsidR="00814015" w:rsidRPr="003C6D07" w:rsidRDefault="00814015" w:rsidP="004418D2">
      <w:pPr>
        <w:pStyle w:val="ListParagraph"/>
        <w:numPr>
          <w:ilvl w:val="0"/>
          <w:numId w:val="6"/>
        </w:numPr>
        <w:ind w:left="360"/>
        <w:jc w:val="both"/>
        <w:rPr>
          <w:rFonts w:ascii="Times New Roman" w:eastAsia="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w:t>
      </w:r>
      <w:r w:rsidRPr="003C6D07">
        <w:rPr>
          <w:rFonts w:ascii="Times New Roman" w:hAnsi="Times New Roman" w:cs="Times New Roman"/>
          <w:b/>
          <w:color w:val="000000" w:themeColor="text1"/>
          <w:sz w:val="20"/>
          <w:szCs w:val="20"/>
        </w:rPr>
        <w:t>Confidential Information</w:t>
      </w:r>
      <w:r w:rsidRPr="003C6D07">
        <w:rPr>
          <w:rFonts w:ascii="Times New Roman" w:hAnsi="Times New Roman" w:cs="Times New Roman"/>
          <w:color w:val="000000" w:themeColor="text1"/>
          <w:sz w:val="20"/>
          <w:szCs w:val="20"/>
        </w:rPr>
        <w:t>” means all information received by one Party (the “</w:t>
      </w:r>
      <w:r w:rsidRPr="003C6D07">
        <w:rPr>
          <w:rFonts w:ascii="Times New Roman" w:hAnsi="Times New Roman" w:cs="Times New Roman"/>
          <w:b/>
          <w:bCs/>
          <w:color w:val="000000" w:themeColor="text1"/>
          <w:sz w:val="20"/>
          <w:szCs w:val="20"/>
        </w:rPr>
        <w:t>Receiving Party</w:t>
      </w:r>
      <w:r w:rsidRPr="003C6D07">
        <w:rPr>
          <w:rFonts w:ascii="Times New Roman" w:hAnsi="Times New Roman" w:cs="Times New Roman"/>
          <w:color w:val="000000" w:themeColor="text1"/>
          <w:sz w:val="20"/>
          <w:szCs w:val="20"/>
        </w:rPr>
        <w:t>”) from or on behalf of the other Party (the “</w:t>
      </w:r>
      <w:r w:rsidRPr="003C6D07">
        <w:rPr>
          <w:rFonts w:ascii="Times New Roman" w:hAnsi="Times New Roman" w:cs="Times New Roman"/>
          <w:b/>
          <w:bCs/>
          <w:color w:val="000000" w:themeColor="text1"/>
          <w:sz w:val="20"/>
          <w:szCs w:val="20"/>
        </w:rPr>
        <w:t>Disclosing Party</w:t>
      </w:r>
      <w:r w:rsidRPr="003C6D07">
        <w:rPr>
          <w:rFonts w:ascii="Times New Roman" w:hAnsi="Times New Roman" w:cs="Times New Roman"/>
          <w:color w:val="000000" w:themeColor="text1"/>
          <w:sz w:val="20"/>
          <w:szCs w:val="20"/>
        </w:rPr>
        <w:t>”) including, without limitation, know-how, ideas, concepts, technology, manufacturing processes, industrial, marketing and commercial knowledge of a confidential nature (whether in a tangible or intangible form) relating to or developed in connection with or in support of the business of the Disclosing Party (and any matter concerned with or arising out of this Agreement) and clearly designated as confidential at the time of disclosure or is by its nature confidential but does not include:</w:t>
      </w:r>
    </w:p>
    <w:p w14:paraId="628A2602" w14:textId="77777777" w:rsidR="00814015" w:rsidRPr="003C6D07" w:rsidRDefault="00814015" w:rsidP="004418D2">
      <w:pPr>
        <w:pStyle w:val="ListParagraph"/>
        <w:ind w:left="90"/>
        <w:jc w:val="both"/>
        <w:rPr>
          <w:rFonts w:ascii="Times New Roman" w:eastAsia="Times New Roman" w:hAnsi="Times New Roman" w:cs="Times New Roman"/>
          <w:color w:val="000000" w:themeColor="text1"/>
          <w:sz w:val="20"/>
          <w:szCs w:val="20"/>
        </w:rPr>
      </w:pPr>
    </w:p>
    <w:p w14:paraId="68E0FB02" w14:textId="77777777" w:rsidR="00814015" w:rsidRPr="003C6D07" w:rsidRDefault="00814015" w:rsidP="004418D2">
      <w:pPr>
        <w:pStyle w:val="ListParagraph"/>
        <w:numPr>
          <w:ilvl w:val="1"/>
          <w:numId w:val="41"/>
        </w:numPr>
        <w:ind w:left="900" w:hanging="450"/>
        <w:jc w:val="both"/>
        <w:rPr>
          <w:rFonts w:ascii="Times New Roman" w:eastAsia="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information which is or becomes part of the public domain (other than through any breach of this Agreement);</w:t>
      </w:r>
    </w:p>
    <w:p w14:paraId="1A0A653A" w14:textId="77777777" w:rsidR="00814015" w:rsidRPr="003C6D07" w:rsidRDefault="00814015" w:rsidP="004418D2">
      <w:pPr>
        <w:pStyle w:val="ListParagraph"/>
        <w:ind w:left="900" w:hanging="450"/>
        <w:jc w:val="both"/>
        <w:rPr>
          <w:rFonts w:ascii="Times New Roman" w:eastAsia="Times New Roman" w:hAnsi="Times New Roman" w:cs="Times New Roman"/>
          <w:color w:val="000000" w:themeColor="text1"/>
          <w:sz w:val="20"/>
          <w:szCs w:val="20"/>
        </w:rPr>
      </w:pPr>
    </w:p>
    <w:p w14:paraId="1BDA3252" w14:textId="77777777" w:rsidR="00814015" w:rsidRPr="003C6D07" w:rsidRDefault="00814015" w:rsidP="004418D2">
      <w:pPr>
        <w:pStyle w:val="ListParagraph"/>
        <w:numPr>
          <w:ilvl w:val="1"/>
          <w:numId w:val="41"/>
        </w:numPr>
        <w:ind w:left="900" w:hanging="450"/>
        <w:jc w:val="both"/>
        <w:rPr>
          <w:rFonts w:ascii="Times New Roman" w:eastAsia="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information rightfully received by the Receiving Party from a third party without a duty of confidentiality being owed by that Receiving Party to that third party, except where that Receiving Party has knowledge that the third party has obtained that information either directly or indirectly as a result of a breach of any duty of confidence owed to the Disclosing Party;</w:t>
      </w:r>
    </w:p>
    <w:p w14:paraId="1CC93BDF" w14:textId="77777777" w:rsidR="00814015" w:rsidRPr="003C6D07" w:rsidRDefault="00814015" w:rsidP="004418D2">
      <w:pPr>
        <w:pStyle w:val="ListParagraph"/>
        <w:ind w:left="900" w:hanging="450"/>
        <w:jc w:val="both"/>
        <w:rPr>
          <w:rFonts w:ascii="Times New Roman" w:eastAsia="Times New Roman" w:hAnsi="Times New Roman" w:cs="Times New Roman"/>
          <w:color w:val="000000" w:themeColor="text1"/>
          <w:sz w:val="20"/>
          <w:szCs w:val="20"/>
        </w:rPr>
      </w:pPr>
    </w:p>
    <w:p w14:paraId="6F0AA9CF" w14:textId="77777777" w:rsidR="00814015" w:rsidRPr="003C6D07" w:rsidRDefault="00814015" w:rsidP="004418D2">
      <w:pPr>
        <w:pStyle w:val="ListParagraph"/>
        <w:numPr>
          <w:ilvl w:val="1"/>
          <w:numId w:val="41"/>
        </w:numPr>
        <w:ind w:left="900" w:hanging="450"/>
        <w:jc w:val="both"/>
        <w:rPr>
          <w:rFonts w:ascii="Times New Roman" w:eastAsia="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information which has been independently developed by the Receiving Party without recourse to the Confidential Information of the Disclosing Party; or</w:t>
      </w:r>
    </w:p>
    <w:p w14:paraId="07215533" w14:textId="77777777" w:rsidR="00814015" w:rsidRPr="003C6D07" w:rsidRDefault="00814015" w:rsidP="004418D2">
      <w:pPr>
        <w:pStyle w:val="ListParagraph"/>
        <w:ind w:left="900" w:hanging="450"/>
        <w:jc w:val="both"/>
        <w:rPr>
          <w:rFonts w:ascii="Times New Roman" w:eastAsia="Times New Roman" w:hAnsi="Times New Roman" w:cs="Times New Roman"/>
          <w:color w:val="000000" w:themeColor="text1"/>
          <w:sz w:val="20"/>
          <w:szCs w:val="20"/>
        </w:rPr>
      </w:pPr>
    </w:p>
    <w:p w14:paraId="24CE47B1" w14:textId="5ECE68D9" w:rsidR="003A2128" w:rsidRPr="003C6D07" w:rsidRDefault="003456FA" w:rsidP="004418D2">
      <w:pPr>
        <w:pStyle w:val="ListParagraph"/>
        <w:numPr>
          <w:ilvl w:val="1"/>
          <w:numId w:val="41"/>
        </w:numPr>
        <w:ind w:left="900" w:hanging="450"/>
        <w:jc w:val="both"/>
        <w:rPr>
          <w:rFonts w:ascii="Times New Roman" w:eastAsia="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information,</w:t>
      </w:r>
      <w:r w:rsidR="00814015" w:rsidRPr="003C6D07">
        <w:rPr>
          <w:rFonts w:ascii="Times New Roman" w:hAnsi="Times New Roman" w:cs="Times New Roman"/>
          <w:color w:val="000000" w:themeColor="text1"/>
          <w:sz w:val="20"/>
          <w:szCs w:val="20"/>
        </w:rPr>
        <w:t xml:space="preserve"> which is in the possession of, or is known to, the Receiving Party prior to the date of provision of the Confidential Information by or on behalf of the Disclosing Party, to the extent that the Receiving Party is not bound by any existing obligation of confidentiality in respect of such information to the Disclosing Party;</w:t>
      </w:r>
    </w:p>
    <w:p w14:paraId="767D1E3A" w14:textId="77777777" w:rsidR="00623396" w:rsidRPr="003C6D07" w:rsidRDefault="00623396" w:rsidP="004418D2">
      <w:pPr>
        <w:pStyle w:val="ListParagraph"/>
        <w:rPr>
          <w:rFonts w:ascii="Times New Roman" w:hAnsi="Times New Roman" w:cs="Times New Roman"/>
          <w:color w:val="000000" w:themeColor="text1"/>
          <w:sz w:val="20"/>
          <w:szCs w:val="20"/>
        </w:rPr>
      </w:pPr>
    </w:p>
    <w:p w14:paraId="38FD885D" w14:textId="34031A0C" w:rsidR="00623396" w:rsidRPr="003C6D07" w:rsidRDefault="00623396" w:rsidP="004418D2">
      <w:pPr>
        <w:pStyle w:val="ListParagraph"/>
        <w:numPr>
          <w:ilvl w:val="0"/>
          <w:numId w:val="6"/>
        </w:numPr>
        <w:ind w:left="450" w:hanging="450"/>
        <w:jc w:val="both"/>
        <w:rPr>
          <w:rFonts w:ascii="Times New Roman" w:hAnsi="Times New Roman" w:cs="Times New Roman"/>
          <w:color w:val="000000" w:themeColor="text1"/>
          <w:sz w:val="20"/>
          <w:szCs w:val="20"/>
        </w:rPr>
      </w:pPr>
      <w:r w:rsidRPr="003C6D07">
        <w:rPr>
          <w:rFonts w:ascii="Times New Roman" w:hAnsi="Times New Roman" w:cs="Times New Roman"/>
          <w:b/>
          <w:color w:val="000000" w:themeColor="text1"/>
          <w:sz w:val="20"/>
          <w:szCs w:val="20"/>
        </w:rPr>
        <w:t>“Charges”</w:t>
      </w:r>
      <w:r w:rsidRPr="003C6D07">
        <w:rPr>
          <w:rFonts w:ascii="Times New Roman" w:hAnsi="Times New Roman" w:cs="Times New Roman"/>
          <w:color w:val="000000" w:themeColor="text1"/>
          <w:sz w:val="20"/>
          <w:szCs w:val="20"/>
        </w:rPr>
        <w:t xml:space="preserve"> means consideration of MMBL for provision of </w:t>
      </w:r>
      <w:r w:rsidR="00C163AD" w:rsidRPr="003C6D07">
        <w:rPr>
          <w:rFonts w:ascii="Times New Roman" w:hAnsi="Times New Roman" w:cs="Times New Roman"/>
          <w:color w:val="000000" w:themeColor="text1"/>
          <w:sz w:val="20"/>
          <w:szCs w:val="20"/>
        </w:rPr>
        <w:t xml:space="preserve">the Services to the </w:t>
      </w:r>
      <w:r w:rsidR="00214AF5">
        <w:rPr>
          <w:rFonts w:ascii="Times New Roman" w:hAnsi="Times New Roman" w:cs="Times New Roman"/>
          <w:color w:val="000000" w:themeColor="text1"/>
          <w:sz w:val="20"/>
          <w:szCs w:val="20"/>
        </w:rPr>
        <w:t>SSGC</w:t>
      </w:r>
      <w:r w:rsidR="00C163AD" w:rsidRPr="003C6D07">
        <w:rPr>
          <w:rFonts w:ascii="Times New Roman" w:hAnsi="Times New Roman" w:cs="Times New Roman"/>
          <w:color w:val="000000" w:themeColor="text1"/>
          <w:sz w:val="20"/>
          <w:szCs w:val="20"/>
        </w:rPr>
        <w:t>;</w:t>
      </w:r>
    </w:p>
    <w:p w14:paraId="716523D6" w14:textId="77777777" w:rsidR="00C95911" w:rsidRPr="003C6D07" w:rsidRDefault="00C95911" w:rsidP="004418D2">
      <w:pPr>
        <w:pStyle w:val="ListParagraph"/>
        <w:ind w:left="450" w:hanging="450"/>
        <w:jc w:val="both"/>
        <w:rPr>
          <w:rFonts w:ascii="Times New Roman" w:hAnsi="Times New Roman" w:cs="Times New Roman"/>
          <w:color w:val="000000" w:themeColor="text1"/>
          <w:sz w:val="20"/>
          <w:szCs w:val="20"/>
        </w:rPr>
      </w:pPr>
    </w:p>
    <w:p w14:paraId="501CB098" w14:textId="760B035E" w:rsidR="001E1B88" w:rsidRPr="003C6D07" w:rsidRDefault="001E1B88" w:rsidP="004418D2">
      <w:pPr>
        <w:pStyle w:val="ListParagraph"/>
        <w:numPr>
          <w:ilvl w:val="0"/>
          <w:numId w:val="6"/>
        </w:numPr>
        <w:ind w:left="450" w:hanging="450"/>
        <w:jc w:val="both"/>
        <w:rPr>
          <w:rFonts w:ascii="Times New Roman" w:hAnsi="Times New Roman" w:cs="Times New Roman"/>
          <w:color w:val="000000" w:themeColor="text1"/>
          <w:sz w:val="20"/>
          <w:szCs w:val="20"/>
        </w:rPr>
      </w:pPr>
      <w:r w:rsidRPr="003C6D07">
        <w:rPr>
          <w:rFonts w:ascii="Times New Roman" w:hAnsi="Times New Roman" w:cs="Times New Roman"/>
          <w:b/>
          <w:color w:val="000000" w:themeColor="text1"/>
          <w:sz w:val="20"/>
          <w:szCs w:val="20"/>
        </w:rPr>
        <w:t xml:space="preserve">“Customer” </w:t>
      </w:r>
      <w:r w:rsidR="007F5591" w:rsidRPr="003C6D07">
        <w:rPr>
          <w:rFonts w:ascii="Times New Roman" w:hAnsi="Times New Roman" w:cs="Times New Roman"/>
          <w:color w:val="000000" w:themeColor="text1"/>
          <w:sz w:val="20"/>
          <w:szCs w:val="20"/>
        </w:rPr>
        <w:t xml:space="preserve">means any person who is a customer of the </w:t>
      </w:r>
      <w:r w:rsidR="00214AF5">
        <w:rPr>
          <w:rFonts w:ascii="Times New Roman" w:hAnsi="Times New Roman" w:cs="Times New Roman"/>
          <w:color w:val="000000" w:themeColor="text1"/>
          <w:sz w:val="20"/>
          <w:szCs w:val="20"/>
        </w:rPr>
        <w:t>SSGC</w:t>
      </w:r>
      <w:r w:rsidR="007F5591" w:rsidRPr="003C6D07">
        <w:rPr>
          <w:rFonts w:ascii="Times New Roman" w:hAnsi="Times New Roman" w:cs="Times New Roman"/>
          <w:color w:val="000000" w:themeColor="text1"/>
          <w:sz w:val="20"/>
          <w:szCs w:val="20"/>
        </w:rPr>
        <w:t xml:space="preserve"> for the purpose of this Agreement</w:t>
      </w:r>
    </w:p>
    <w:p w14:paraId="07DB3A5D" w14:textId="77777777" w:rsidR="003A2128" w:rsidRPr="003C6D07" w:rsidRDefault="003A2128" w:rsidP="004418D2">
      <w:pPr>
        <w:pStyle w:val="ListParagraph"/>
        <w:numPr>
          <w:ilvl w:val="0"/>
          <w:numId w:val="6"/>
        </w:numPr>
        <w:spacing w:before="120"/>
        <w:ind w:left="450" w:hanging="450"/>
        <w:jc w:val="both"/>
        <w:rPr>
          <w:rFonts w:ascii="Times New Roman" w:eastAsia="Times New Roman Bold" w:hAnsi="Times New Roman" w:cs="Times New Roman"/>
          <w:color w:val="000000" w:themeColor="text1"/>
          <w:sz w:val="20"/>
          <w:szCs w:val="20"/>
        </w:rPr>
      </w:pPr>
      <w:r w:rsidRPr="003C6D07">
        <w:rPr>
          <w:rFonts w:ascii="Times New Roman" w:eastAsia="Times New Roman Bold" w:hAnsi="Times New Roman" w:cs="Times New Roman"/>
          <w:b/>
          <w:color w:val="000000" w:themeColor="text1"/>
          <w:sz w:val="20"/>
          <w:szCs w:val="20"/>
        </w:rPr>
        <w:t xml:space="preserve"> “Discount”</w:t>
      </w:r>
      <w:r w:rsidRPr="003C6D07">
        <w:rPr>
          <w:rFonts w:ascii="Times New Roman" w:eastAsia="Times New Roman Bold" w:hAnsi="Times New Roman" w:cs="Times New Roman"/>
          <w:color w:val="000000" w:themeColor="text1"/>
          <w:sz w:val="20"/>
          <w:szCs w:val="20"/>
        </w:rPr>
        <w:t xml:space="preserve"> in relation to any transaction means the amount equivalent to the percentage discount of the amount of the transaction set out in Clause </w:t>
      </w:r>
      <w:r w:rsidR="00927657" w:rsidRPr="003C6D07">
        <w:rPr>
          <w:rFonts w:ascii="Times New Roman" w:eastAsia="Times New Roman Bold" w:hAnsi="Times New Roman" w:cs="Times New Roman"/>
          <w:color w:val="000000" w:themeColor="text1"/>
          <w:sz w:val="20"/>
          <w:szCs w:val="20"/>
        </w:rPr>
        <w:t>2.2</w:t>
      </w:r>
      <w:r w:rsidRPr="003C6D07">
        <w:rPr>
          <w:rFonts w:ascii="Times New Roman" w:eastAsia="Times New Roman Bold" w:hAnsi="Times New Roman" w:cs="Times New Roman"/>
          <w:color w:val="000000" w:themeColor="text1"/>
          <w:sz w:val="20"/>
          <w:szCs w:val="20"/>
        </w:rPr>
        <w:t xml:space="preserve"> to this Agreement.</w:t>
      </w:r>
    </w:p>
    <w:p w14:paraId="005AAF7F" w14:textId="77777777" w:rsidR="00C95911" w:rsidRPr="003C6D07" w:rsidRDefault="00C95911" w:rsidP="004418D2">
      <w:pPr>
        <w:pStyle w:val="ListParagraph"/>
        <w:ind w:left="450" w:hanging="450"/>
        <w:jc w:val="both"/>
        <w:rPr>
          <w:rFonts w:ascii="Times New Roman" w:hAnsi="Times New Roman" w:cs="Times New Roman"/>
          <w:color w:val="000000" w:themeColor="text1"/>
          <w:sz w:val="20"/>
          <w:szCs w:val="20"/>
        </w:rPr>
      </w:pPr>
    </w:p>
    <w:p w14:paraId="320B46F9" w14:textId="01FE3651" w:rsidR="00814015" w:rsidRPr="003C6D07" w:rsidRDefault="003A2128" w:rsidP="004418D2">
      <w:pPr>
        <w:pStyle w:val="ListParagraph"/>
        <w:numPr>
          <w:ilvl w:val="0"/>
          <w:numId w:val="6"/>
        </w:numPr>
        <w:tabs>
          <w:tab w:val="left" w:pos="270"/>
        </w:tabs>
        <w:ind w:left="450" w:hanging="450"/>
        <w:jc w:val="both"/>
        <w:rPr>
          <w:rFonts w:ascii="Times New Roman" w:eastAsia="Times New Roman Bold" w:hAnsi="Times New Roman" w:cs="Times New Roman"/>
          <w:color w:val="000000" w:themeColor="text1"/>
          <w:sz w:val="20"/>
          <w:szCs w:val="20"/>
        </w:rPr>
      </w:pPr>
      <w:r w:rsidRPr="003C6D07">
        <w:rPr>
          <w:rFonts w:ascii="Times New Roman" w:hAnsi="Times New Roman" w:cs="Times New Roman"/>
          <w:color w:val="000000" w:themeColor="text1"/>
          <w:sz w:val="20"/>
          <w:szCs w:val="20"/>
        </w:rPr>
        <w:t>“</w:t>
      </w:r>
      <w:r w:rsidR="00214AF5">
        <w:rPr>
          <w:rFonts w:ascii="Times New Roman" w:hAnsi="Times New Roman" w:cs="Times New Roman"/>
          <w:b/>
          <w:color w:val="000000" w:themeColor="text1"/>
          <w:sz w:val="20"/>
          <w:szCs w:val="20"/>
        </w:rPr>
        <w:t>SSGC</w:t>
      </w:r>
      <w:r w:rsidRPr="003C6D07">
        <w:rPr>
          <w:rFonts w:ascii="Times New Roman" w:hAnsi="Times New Roman" w:cs="Times New Roman"/>
          <w:b/>
          <w:color w:val="000000" w:themeColor="text1"/>
          <w:sz w:val="20"/>
          <w:szCs w:val="20"/>
        </w:rPr>
        <w:t xml:space="preserve"> Designated Account</w:t>
      </w:r>
      <w:r w:rsidRPr="003C6D07">
        <w:rPr>
          <w:rFonts w:ascii="Times New Roman" w:eastAsia="Times New Roman Bold" w:hAnsi="Times New Roman" w:cs="Times New Roman"/>
          <w:color w:val="000000" w:themeColor="text1"/>
          <w:sz w:val="20"/>
          <w:szCs w:val="20"/>
        </w:rPr>
        <w:t xml:space="preserve">” </w:t>
      </w:r>
      <w:r w:rsidR="00064399" w:rsidRPr="003C6D07">
        <w:rPr>
          <w:rFonts w:ascii="Times New Roman" w:eastAsia="Times New Roman Bold" w:hAnsi="Times New Roman" w:cs="Times New Roman"/>
          <w:color w:val="000000" w:themeColor="text1"/>
          <w:sz w:val="20"/>
          <w:szCs w:val="20"/>
        </w:rPr>
        <w:t xml:space="preserve">means a bank account either with MMBL or bank account of </w:t>
      </w:r>
      <w:r w:rsidR="00214AF5">
        <w:rPr>
          <w:rFonts w:ascii="Times New Roman" w:eastAsia="Times New Roman Bold" w:hAnsi="Times New Roman" w:cs="Times New Roman"/>
          <w:color w:val="000000" w:themeColor="text1"/>
          <w:sz w:val="20"/>
          <w:szCs w:val="20"/>
        </w:rPr>
        <w:t>SSGC</w:t>
      </w:r>
      <w:r w:rsidR="00064399" w:rsidRPr="003C6D07">
        <w:rPr>
          <w:rFonts w:ascii="Times New Roman" w:eastAsia="Times New Roman Bold" w:hAnsi="Times New Roman" w:cs="Times New Roman"/>
          <w:color w:val="000000" w:themeColor="text1"/>
          <w:sz w:val="20"/>
          <w:szCs w:val="20"/>
        </w:rPr>
        <w:t xml:space="preserve"> maintained with any other bank operating in Pakistan where </w:t>
      </w:r>
      <w:r w:rsidR="00EA501C" w:rsidRPr="003C6D07">
        <w:rPr>
          <w:rFonts w:ascii="Times New Roman" w:eastAsia="Times New Roman Bold" w:hAnsi="Times New Roman" w:cs="Times New Roman"/>
          <w:color w:val="000000" w:themeColor="text1"/>
          <w:sz w:val="20"/>
          <w:szCs w:val="20"/>
        </w:rPr>
        <w:t>c</w:t>
      </w:r>
      <w:r w:rsidR="00064399" w:rsidRPr="003C6D07">
        <w:rPr>
          <w:rFonts w:ascii="Times New Roman" w:eastAsia="Times New Roman Bold" w:hAnsi="Times New Roman" w:cs="Times New Roman"/>
          <w:color w:val="000000" w:themeColor="text1"/>
          <w:sz w:val="20"/>
          <w:szCs w:val="20"/>
        </w:rPr>
        <w:t xml:space="preserve">ollection amount shall be collected/transferred to through cross </w:t>
      </w:r>
      <w:proofErr w:type="spellStart"/>
      <w:r w:rsidR="00064399" w:rsidRPr="003C6D07">
        <w:rPr>
          <w:rFonts w:ascii="Times New Roman" w:eastAsia="Times New Roman Bold" w:hAnsi="Times New Roman" w:cs="Times New Roman"/>
          <w:color w:val="000000" w:themeColor="text1"/>
          <w:sz w:val="20"/>
          <w:szCs w:val="20"/>
        </w:rPr>
        <w:t>cheque</w:t>
      </w:r>
      <w:proofErr w:type="spellEnd"/>
      <w:r w:rsidR="00064399" w:rsidRPr="003C6D07">
        <w:rPr>
          <w:rFonts w:ascii="Times New Roman" w:eastAsia="Times New Roman Bold" w:hAnsi="Times New Roman" w:cs="Times New Roman"/>
          <w:color w:val="000000" w:themeColor="text1"/>
          <w:sz w:val="20"/>
          <w:szCs w:val="20"/>
        </w:rPr>
        <w:t>/demand draft/RTGS/pay order,</w:t>
      </w:r>
      <w:r w:rsidR="00203DFC" w:rsidRPr="003C6D07">
        <w:rPr>
          <w:rFonts w:ascii="Times New Roman" w:eastAsia="Times New Roman Bold" w:hAnsi="Times New Roman" w:cs="Times New Roman"/>
          <w:color w:val="000000" w:themeColor="text1"/>
          <w:sz w:val="20"/>
          <w:szCs w:val="20"/>
        </w:rPr>
        <w:t xml:space="preserve"> </w:t>
      </w:r>
      <w:r w:rsidR="00D10B5D" w:rsidRPr="003C6D07">
        <w:rPr>
          <w:rFonts w:ascii="Times New Roman" w:eastAsia="Times New Roman Bold" w:hAnsi="Times New Roman" w:cs="Times New Roman"/>
          <w:color w:val="000000" w:themeColor="text1"/>
          <w:sz w:val="20"/>
          <w:szCs w:val="20"/>
        </w:rPr>
        <w:t xml:space="preserve">as provided for in </w:t>
      </w:r>
      <w:r w:rsidR="00914028" w:rsidRPr="003C6D07">
        <w:rPr>
          <w:rFonts w:ascii="Times New Roman" w:eastAsia="Times New Roman Bold" w:hAnsi="Times New Roman" w:cs="Times New Roman"/>
          <w:color w:val="000000" w:themeColor="text1"/>
          <w:sz w:val="20"/>
          <w:szCs w:val="20"/>
        </w:rPr>
        <w:t>Table B</w:t>
      </w:r>
      <w:r w:rsidR="00643F67" w:rsidRPr="003C6D07">
        <w:rPr>
          <w:rFonts w:ascii="Times New Roman" w:eastAsia="Times New Roman Bold" w:hAnsi="Times New Roman" w:cs="Times New Roman"/>
          <w:color w:val="000000" w:themeColor="text1"/>
          <w:sz w:val="20"/>
          <w:szCs w:val="20"/>
        </w:rPr>
        <w:t xml:space="preserve"> as mentioned below</w:t>
      </w:r>
      <w:r w:rsidRPr="003C6D07">
        <w:rPr>
          <w:rFonts w:ascii="Times New Roman" w:eastAsia="Times New Roman Bold" w:hAnsi="Times New Roman" w:cs="Times New Roman"/>
          <w:color w:val="000000" w:themeColor="text1"/>
          <w:sz w:val="20"/>
          <w:szCs w:val="20"/>
        </w:rPr>
        <w:t>.</w:t>
      </w:r>
    </w:p>
    <w:p w14:paraId="75AE7BE6" w14:textId="2B55B4C2" w:rsidR="00461904" w:rsidRPr="003C6D07" w:rsidRDefault="00461904" w:rsidP="004418D2">
      <w:pPr>
        <w:pStyle w:val="ListParagraph"/>
        <w:numPr>
          <w:ilvl w:val="0"/>
          <w:numId w:val="6"/>
        </w:numPr>
        <w:spacing w:before="120"/>
        <w:ind w:left="450" w:hanging="450"/>
        <w:jc w:val="both"/>
        <w:rPr>
          <w:rFonts w:ascii="Times New Roman" w:eastAsia="Times New Roman Bold" w:hAnsi="Times New Roman" w:cs="Times New Roman"/>
          <w:color w:val="000000" w:themeColor="text1"/>
          <w:sz w:val="20"/>
          <w:szCs w:val="20"/>
          <w:lang w:val="en-GB"/>
        </w:rPr>
      </w:pPr>
      <w:r w:rsidRPr="003C6D07">
        <w:rPr>
          <w:rFonts w:ascii="Times New Roman" w:eastAsia="Times New Roman Bold" w:hAnsi="Times New Roman" w:cs="Times New Roman"/>
          <w:b/>
          <w:color w:val="000000" w:themeColor="text1"/>
          <w:sz w:val="20"/>
          <w:szCs w:val="20"/>
          <w:lang w:val="en-GB"/>
        </w:rPr>
        <w:t>"</w:t>
      </w:r>
      <w:r w:rsidRPr="003C6D07">
        <w:rPr>
          <w:rFonts w:ascii="Times New Roman" w:eastAsia="Times New Roman Bold" w:hAnsi="Times New Roman" w:cs="Times New Roman"/>
          <w:b/>
          <w:bCs/>
          <w:color w:val="000000" w:themeColor="text1"/>
          <w:sz w:val="20"/>
          <w:szCs w:val="20"/>
          <w:lang w:val="en-GB"/>
        </w:rPr>
        <w:t>Product</w:t>
      </w:r>
      <w:r w:rsidRPr="003C6D07">
        <w:rPr>
          <w:rFonts w:ascii="Times New Roman" w:eastAsia="Times New Roman Bold" w:hAnsi="Times New Roman" w:cs="Times New Roman"/>
          <w:b/>
          <w:color w:val="000000" w:themeColor="text1"/>
          <w:sz w:val="20"/>
          <w:szCs w:val="20"/>
          <w:lang w:val="en-GB"/>
        </w:rPr>
        <w:t xml:space="preserve">" </w:t>
      </w:r>
      <w:r w:rsidRPr="003C6D07">
        <w:rPr>
          <w:rFonts w:ascii="Times New Roman" w:eastAsia="Times New Roman Bold" w:hAnsi="Times New Roman" w:cs="Times New Roman"/>
          <w:color w:val="000000" w:themeColor="text1"/>
          <w:sz w:val="20"/>
          <w:szCs w:val="20"/>
          <w:lang w:val="en-GB"/>
        </w:rPr>
        <w:t xml:space="preserve">means a tangible product that </w:t>
      </w:r>
      <w:proofErr w:type="gramStart"/>
      <w:r w:rsidRPr="003C6D07">
        <w:rPr>
          <w:rFonts w:ascii="Times New Roman" w:eastAsia="Times New Roman Bold" w:hAnsi="Times New Roman" w:cs="Times New Roman"/>
          <w:color w:val="000000" w:themeColor="text1"/>
          <w:sz w:val="20"/>
          <w:szCs w:val="20"/>
          <w:lang w:val="en-GB"/>
        </w:rPr>
        <w:t xml:space="preserve">is manufactured or distributed by a </w:t>
      </w:r>
      <w:r w:rsidR="00214AF5">
        <w:rPr>
          <w:rFonts w:ascii="Times New Roman" w:eastAsia="Times New Roman Bold" w:hAnsi="Times New Roman" w:cs="Times New Roman"/>
          <w:color w:val="000000" w:themeColor="text1"/>
          <w:sz w:val="20"/>
          <w:szCs w:val="20"/>
          <w:lang w:val="en-GB"/>
        </w:rPr>
        <w:t>SSGC</w:t>
      </w:r>
      <w:proofErr w:type="gramEnd"/>
      <w:r w:rsidRPr="003C6D07">
        <w:rPr>
          <w:rFonts w:ascii="Times New Roman" w:eastAsia="Times New Roman Bold" w:hAnsi="Times New Roman" w:cs="Times New Roman"/>
          <w:color w:val="000000" w:themeColor="text1"/>
          <w:sz w:val="20"/>
          <w:szCs w:val="20"/>
          <w:lang w:val="en-GB"/>
        </w:rPr>
        <w:t xml:space="preserve"> and that is availed of by the </w:t>
      </w:r>
      <w:r w:rsidR="00214AF5">
        <w:rPr>
          <w:rFonts w:ascii="Times New Roman" w:eastAsia="Times New Roman Bold" w:hAnsi="Times New Roman" w:cs="Times New Roman"/>
          <w:color w:val="000000" w:themeColor="text1"/>
          <w:sz w:val="20"/>
          <w:szCs w:val="20"/>
          <w:lang w:val="en-GB"/>
        </w:rPr>
        <w:t>SSGC</w:t>
      </w:r>
      <w:r w:rsidRPr="003C6D07">
        <w:rPr>
          <w:rFonts w:ascii="Times New Roman" w:eastAsia="Times New Roman Bold" w:hAnsi="Times New Roman" w:cs="Times New Roman"/>
          <w:color w:val="000000" w:themeColor="text1"/>
          <w:sz w:val="20"/>
          <w:szCs w:val="20"/>
          <w:lang w:val="en-GB"/>
        </w:rPr>
        <w:t xml:space="preserve"> Customer, the payment for which is to be made through the payment modes described in </w:t>
      </w:r>
      <w:r w:rsidR="0046458E" w:rsidRPr="003C6D07">
        <w:rPr>
          <w:rFonts w:ascii="Times New Roman" w:eastAsia="Times New Roman Bold" w:hAnsi="Times New Roman" w:cs="Times New Roman"/>
          <w:color w:val="000000" w:themeColor="text1"/>
          <w:sz w:val="20"/>
          <w:szCs w:val="20"/>
          <w:lang w:val="en-GB"/>
        </w:rPr>
        <w:t>Table A</w:t>
      </w:r>
      <w:r w:rsidR="00643F67" w:rsidRPr="003C6D07">
        <w:rPr>
          <w:rFonts w:ascii="Times New Roman" w:eastAsia="Times New Roman Bold" w:hAnsi="Times New Roman" w:cs="Times New Roman"/>
          <w:color w:val="000000" w:themeColor="text1"/>
          <w:sz w:val="20"/>
          <w:szCs w:val="20"/>
          <w:lang w:val="en-GB"/>
        </w:rPr>
        <w:t xml:space="preserve"> as mentioned below</w:t>
      </w:r>
      <w:r w:rsidR="0046458E" w:rsidRPr="003C6D07">
        <w:rPr>
          <w:rFonts w:ascii="Times New Roman" w:eastAsia="Times New Roman Bold" w:hAnsi="Times New Roman" w:cs="Times New Roman"/>
          <w:color w:val="000000" w:themeColor="text1"/>
          <w:sz w:val="20"/>
          <w:szCs w:val="20"/>
          <w:lang w:val="en-GB"/>
        </w:rPr>
        <w:t>.</w:t>
      </w:r>
    </w:p>
    <w:p w14:paraId="06D972A4" w14:textId="115CBF29" w:rsidR="00566A29" w:rsidRDefault="00566A29">
      <w:pPr>
        <w:pStyle w:val="ListParagraph"/>
        <w:numPr>
          <w:ilvl w:val="0"/>
          <w:numId w:val="6"/>
        </w:numPr>
        <w:ind w:left="0" w:firstLine="0"/>
        <w:rPr>
          <w:ins w:id="0" w:author="Madeeha Soomro (TF HO)" w:date="2026-03-18T13:59:00Z"/>
          <w:rFonts w:ascii="Times New Roman" w:eastAsia="Times New Roman Bold" w:hAnsi="Times New Roman" w:cs="Times New Roman"/>
          <w:b/>
          <w:color w:val="000000" w:themeColor="text1"/>
          <w:sz w:val="20"/>
          <w:szCs w:val="20"/>
          <w:lang w:val="en-GB"/>
        </w:rPr>
        <w:pPrChange w:id="1" w:author="Madeeha Soomro (TF HO)" w:date="2026-03-18T13:59:00Z">
          <w:pPr>
            <w:pStyle w:val="ListParagraph"/>
            <w:numPr>
              <w:numId w:val="6"/>
            </w:numPr>
            <w:ind w:left="7380" w:hanging="360"/>
          </w:pPr>
        </w:pPrChange>
      </w:pPr>
      <w:ins w:id="2" w:author="Madeeha Soomro (TF HO)" w:date="2026-03-18T13:58:00Z">
        <w:r w:rsidRPr="00566A29">
          <w:rPr>
            <w:rFonts w:ascii="Times New Roman" w:eastAsia="Times New Roman Bold" w:hAnsi="Times New Roman" w:cs="Times New Roman"/>
            <w:b/>
            <w:color w:val="000000" w:themeColor="text1"/>
            <w:sz w:val="20"/>
            <w:szCs w:val="20"/>
            <w:lang w:val="en-GB"/>
          </w:rPr>
          <w:t xml:space="preserve">“QR Codes” refers to Quick Response Code, a type of matrix barcode (or two-dimensional barcode) that contains information about an item for which generated. There are </w:t>
        </w:r>
        <w:proofErr w:type="gramStart"/>
        <w:r w:rsidRPr="00566A29">
          <w:rPr>
            <w:rFonts w:ascii="Times New Roman" w:eastAsia="Times New Roman Bold" w:hAnsi="Times New Roman" w:cs="Times New Roman"/>
            <w:b/>
            <w:color w:val="000000" w:themeColor="text1"/>
            <w:sz w:val="20"/>
            <w:szCs w:val="20"/>
            <w:lang w:val="en-GB"/>
          </w:rPr>
          <w:t>2</w:t>
        </w:r>
        <w:proofErr w:type="gramEnd"/>
        <w:r w:rsidRPr="00566A29">
          <w:rPr>
            <w:rFonts w:ascii="Times New Roman" w:eastAsia="Times New Roman Bold" w:hAnsi="Times New Roman" w:cs="Times New Roman"/>
            <w:b/>
            <w:color w:val="000000" w:themeColor="text1"/>
            <w:sz w:val="20"/>
            <w:szCs w:val="20"/>
            <w:lang w:val="en-GB"/>
          </w:rPr>
          <w:t xml:space="preserve"> types of QR codes, Static QR Code and/or Dynamic QR code.</w:t>
        </w:r>
      </w:ins>
    </w:p>
    <w:p w14:paraId="5E0C0DD5" w14:textId="77777777" w:rsidR="00566A29" w:rsidRPr="00566A29" w:rsidRDefault="00566A29">
      <w:pPr>
        <w:pStyle w:val="ListParagraph"/>
        <w:numPr>
          <w:ilvl w:val="0"/>
          <w:numId w:val="6"/>
        </w:numPr>
        <w:ind w:left="0" w:firstLine="0"/>
        <w:rPr>
          <w:ins w:id="3" w:author="Madeeha Soomro (TF HO)" w:date="2026-03-18T13:59:00Z"/>
          <w:rFonts w:ascii="Times New Roman" w:eastAsia="Times New Roman Bold" w:hAnsi="Times New Roman" w:cs="Times New Roman"/>
          <w:b/>
          <w:color w:val="000000" w:themeColor="text1"/>
          <w:sz w:val="20"/>
          <w:szCs w:val="20"/>
          <w:lang w:val="en-GB"/>
        </w:rPr>
        <w:pPrChange w:id="4" w:author="Madeeha Soomro (TF HO)" w:date="2026-03-18T14:00:00Z">
          <w:pPr>
            <w:pStyle w:val="ListParagraph"/>
            <w:numPr>
              <w:numId w:val="6"/>
            </w:numPr>
            <w:ind w:left="7380" w:hanging="360"/>
          </w:pPr>
        </w:pPrChange>
      </w:pPr>
      <w:ins w:id="5" w:author="Madeeha Soomro (TF HO)" w:date="2026-03-18T13:59:00Z">
        <w:r w:rsidRPr="00566A29">
          <w:rPr>
            <w:rFonts w:ascii="Times New Roman" w:eastAsia="Times New Roman Bold" w:hAnsi="Times New Roman" w:cs="Times New Roman"/>
            <w:b/>
            <w:color w:val="000000" w:themeColor="text1"/>
            <w:sz w:val="20"/>
            <w:szCs w:val="20"/>
            <w:lang w:val="en-GB"/>
          </w:rPr>
          <w:t>“QR Code payment” is a service allows customer to make payments to a Seller for goods and using a unique two-dimensional quick-response (QR) code generated by the Merchant. This service is available on the customer’s banking application.</w:t>
        </w:r>
      </w:ins>
    </w:p>
    <w:p w14:paraId="0F7B9021" w14:textId="77777777" w:rsidR="00566A29" w:rsidRPr="00566A29" w:rsidRDefault="00566A29">
      <w:pPr>
        <w:rPr>
          <w:ins w:id="6" w:author="Madeeha Soomro (TF HO)" w:date="2026-03-18T13:59:00Z"/>
          <w:rFonts w:ascii="Times New Roman" w:eastAsia="Times New Roman Bold" w:hAnsi="Times New Roman" w:cs="Times New Roman"/>
          <w:b/>
          <w:color w:val="000000" w:themeColor="text1"/>
          <w:sz w:val="20"/>
          <w:szCs w:val="20"/>
          <w:lang w:val="en-GB"/>
          <w:rPrChange w:id="7" w:author="Madeeha Soomro (TF HO)" w:date="2026-03-18T14:00:00Z">
            <w:rPr>
              <w:ins w:id="8" w:author="Madeeha Soomro (TF HO)" w:date="2026-03-18T13:59:00Z"/>
              <w:lang w:val="en-GB"/>
            </w:rPr>
          </w:rPrChange>
        </w:rPr>
        <w:pPrChange w:id="9" w:author="Madeeha Soomro (TF HO)" w:date="2026-03-18T14:00:00Z">
          <w:pPr>
            <w:pStyle w:val="ListParagraph"/>
            <w:numPr>
              <w:numId w:val="6"/>
            </w:numPr>
            <w:ind w:left="7380" w:hanging="360"/>
          </w:pPr>
        </w:pPrChange>
      </w:pPr>
    </w:p>
    <w:p w14:paraId="1254FD1C" w14:textId="77777777" w:rsidR="00566A29" w:rsidRPr="00566A29" w:rsidRDefault="00566A29">
      <w:pPr>
        <w:pStyle w:val="ListParagraph"/>
        <w:numPr>
          <w:ilvl w:val="0"/>
          <w:numId w:val="6"/>
        </w:numPr>
        <w:ind w:left="450"/>
        <w:rPr>
          <w:ins w:id="10" w:author="Madeeha Soomro (TF HO)" w:date="2026-03-18T13:59:00Z"/>
          <w:rFonts w:ascii="Times New Roman" w:eastAsia="Times New Roman Bold" w:hAnsi="Times New Roman" w:cs="Times New Roman"/>
          <w:b/>
          <w:color w:val="000000" w:themeColor="text1"/>
          <w:sz w:val="20"/>
          <w:szCs w:val="20"/>
          <w:lang w:val="en-GB"/>
        </w:rPr>
        <w:pPrChange w:id="11" w:author="Madeeha Soomro (TF HO)" w:date="2026-03-18T14:00:00Z">
          <w:pPr>
            <w:pStyle w:val="ListParagraph"/>
            <w:numPr>
              <w:numId w:val="6"/>
            </w:numPr>
            <w:ind w:left="7380" w:hanging="360"/>
          </w:pPr>
        </w:pPrChange>
      </w:pPr>
      <w:ins w:id="12" w:author="Madeeha Soomro (TF HO)" w:date="2026-03-18T13:59:00Z">
        <w:r w:rsidRPr="00566A29">
          <w:rPr>
            <w:rFonts w:ascii="Times New Roman" w:eastAsia="Times New Roman Bold" w:hAnsi="Times New Roman" w:cs="Times New Roman"/>
            <w:b/>
            <w:color w:val="000000" w:themeColor="text1"/>
            <w:sz w:val="20"/>
            <w:szCs w:val="20"/>
            <w:lang w:val="en-GB"/>
          </w:rPr>
          <w:t xml:space="preserve">“Static QR Code” refers to a fixed and unchangeable code produced by Merchant that has the Seller’s account and other details embedded within the code. Static QR Code </w:t>
        </w:r>
        <w:proofErr w:type="gramStart"/>
        <w:r w:rsidRPr="00566A29">
          <w:rPr>
            <w:rFonts w:ascii="Times New Roman" w:eastAsia="Times New Roman Bold" w:hAnsi="Times New Roman" w:cs="Times New Roman"/>
            <w:b/>
            <w:color w:val="000000" w:themeColor="text1"/>
            <w:sz w:val="20"/>
            <w:szCs w:val="20"/>
            <w:lang w:val="en-GB"/>
          </w:rPr>
          <w:t>can be scanned</w:t>
        </w:r>
        <w:proofErr w:type="gramEnd"/>
        <w:r w:rsidRPr="00566A29">
          <w:rPr>
            <w:rFonts w:ascii="Times New Roman" w:eastAsia="Times New Roman Bold" w:hAnsi="Times New Roman" w:cs="Times New Roman"/>
            <w:b/>
            <w:color w:val="000000" w:themeColor="text1"/>
            <w:sz w:val="20"/>
            <w:szCs w:val="20"/>
            <w:lang w:val="en-GB"/>
          </w:rPr>
          <w:t xml:space="preserve"> repeatedly. Customer is required to enter, the amount when making QR payments using Static QR code.</w:t>
        </w:r>
      </w:ins>
    </w:p>
    <w:p w14:paraId="617EDAB6" w14:textId="77777777" w:rsidR="00566A29" w:rsidRPr="00566A29" w:rsidRDefault="00566A29">
      <w:pPr>
        <w:rPr>
          <w:ins w:id="13" w:author="Madeeha Soomro (TF HO)" w:date="2026-03-18T13:59:00Z"/>
          <w:rFonts w:ascii="Times New Roman" w:eastAsia="Times New Roman Bold" w:hAnsi="Times New Roman" w:cs="Times New Roman"/>
          <w:b/>
          <w:color w:val="000000" w:themeColor="text1"/>
          <w:sz w:val="20"/>
          <w:szCs w:val="20"/>
          <w:lang w:val="en-GB"/>
          <w:rPrChange w:id="14" w:author="Madeeha Soomro (TF HO)" w:date="2026-03-18T14:00:00Z">
            <w:rPr>
              <w:ins w:id="15" w:author="Madeeha Soomro (TF HO)" w:date="2026-03-18T13:59:00Z"/>
              <w:lang w:val="en-GB"/>
            </w:rPr>
          </w:rPrChange>
        </w:rPr>
        <w:pPrChange w:id="16" w:author="Madeeha Soomro (TF HO)" w:date="2026-03-18T14:00:00Z">
          <w:pPr>
            <w:pStyle w:val="ListParagraph"/>
            <w:numPr>
              <w:numId w:val="6"/>
            </w:numPr>
            <w:ind w:left="7380" w:hanging="360"/>
          </w:pPr>
        </w:pPrChange>
      </w:pPr>
    </w:p>
    <w:p w14:paraId="5A995327" w14:textId="77777777" w:rsidR="00566A29" w:rsidRPr="00566A29" w:rsidRDefault="00566A29">
      <w:pPr>
        <w:pStyle w:val="ListParagraph"/>
        <w:numPr>
          <w:ilvl w:val="0"/>
          <w:numId w:val="6"/>
        </w:numPr>
        <w:tabs>
          <w:tab w:val="left" w:pos="540"/>
        </w:tabs>
        <w:ind w:left="0" w:firstLine="0"/>
        <w:rPr>
          <w:ins w:id="17" w:author="Madeeha Soomro (TF HO)" w:date="2026-03-18T13:59:00Z"/>
          <w:rFonts w:ascii="Times New Roman" w:eastAsia="Times New Roman Bold" w:hAnsi="Times New Roman" w:cs="Times New Roman"/>
          <w:b/>
          <w:color w:val="000000" w:themeColor="text1"/>
          <w:sz w:val="20"/>
          <w:szCs w:val="20"/>
          <w:lang w:val="en-GB"/>
        </w:rPr>
        <w:pPrChange w:id="18" w:author="Madeeha Soomro (TF HO)" w:date="2026-03-18T14:01:00Z">
          <w:pPr>
            <w:pStyle w:val="ListParagraph"/>
            <w:numPr>
              <w:numId w:val="6"/>
            </w:numPr>
            <w:ind w:left="7380" w:hanging="360"/>
          </w:pPr>
        </w:pPrChange>
      </w:pPr>
      <w:ins w:id="19" w:author="Madeeha Soomro (TF HO)" w:date="2026-03-18T13:59:00Z">
        <w:r w:rsidRPr="00566A29">
          <w:rPr>
            <w:rFonts w:ascii="Times New Roman" w:eastAsia="Times New Roman Bold" w:hAnsi="Times New Roman" w:cs="Times New Roman"/>
            <w:b/>
            <w:color w:val="000000" w:themeColor="text1"/>
            <w:sz w:val="20"/>
            <w:szCs w:val="20"/>
            <w:lang w:val="en-GB"/>
          </w:rPr>
          <w:t xml:space="preserve">“Dynamic QR Code” refers to a unique and changeable code produced by Merchant, which has the Merchant’s account details and transaction information embedded within the code. Dynamic QR code </w:t>
        </w:r>
        <w:proofErr w:type="gramStart"/>
        <w:r w:rsidRPr="00566A29">
          <w:rPr>
            <w:rFonts w:ascii="Times New Roman" w:eastAsia="Times New Roman Bold" w:hAnsi="Times New Roman" w:cs="Times New Roman"/>
            <w:b/>
            <w:color w:val="000000" w:themeColor="text1"/>
            <w:sz w:val="20"/>
            <w:szCs w:val="20"/>
            <w:lang w:val="en-GB"/>
          </w:rPr>
          <w:t>can only be scanned</w:t>
        </w:r>
        <w:proofErr w:type="gramEnd"/>
        <w:r w:rsidRPr="00566A29">
          <w:rPr>
            <w:rFonts w:ascii="Times New Roman" w:eastAsia="Times New Roman Bold" w:hAnsi="Times New Roman" w:cs="Times New Roman"/>
            <w:b/>
            <w:color w:val="000000" w:themeColor="text1"/>
            <w:sz w:val="20"/>
            <w:szCs w:val="20"/>
            <w:lang w:val="en-GB"/>
          </w:rPr>
          <w:t xml:space="preserve"> once. Customers does not need to enter the amount when making QR Payments using Dynamic QR code.</w:t>
        </w:r>
      </w:ins>
    </w:p>
    <w:p w14:paraId="2E1E3155" w14:textId="77777777" w:rsidR="00566A29" w:rsidRPr="00566A29" w:rsidRDefault="00566A29">
      <w:pPr>
        <w:pStyle w:val="ListParagraph"/>
        <w:ind w:left="0"/>
        <w:rPr>
          <w:ins w:id="20" w:author="Madeeha Soomro (TF HO)" w:date="2026-03-18T13:58:00Z"/>
          <w:rFonts w:ascii="Times New Roman" w:eastAsia="Times New Roman Bold" w:hAnsi="Times New Roman" w:cs="Times New Roman"/>
          <w:b/>
          <w:color w:val="000000" w:themeColor="text1"/>
          <w:sz w:val="20"/>
          <w:szCs w:val="20"/>
          <w:lang w:val="en-GB"/>
        </w:rPr>
        <w:pPrChange w:id="21" w:author="Madeeha Soomro (TF HO)" w:date="2026-03-18T14:01:00Z">
          <w:pPr>
            <w:pStyle w:val="ListParagraph"/>
            <w:numPr>
              <w:numId w:val="6"/>
            </w:numPr>
            <w:ind w:left="7380" w:hanging="360"/>
          </w:pPr>
        </w:pPrChange>
      </w:pPr>
    </w:p>
    <w:p w14:paraId="41D40CAF" w14:textId="198E6586" w:rsidR="004E4ED7" w:rsidRPr="003C6D07" w:rsidRDefault="004E4ED7">
      <w:pPr>
        <w:pStyle w:val="ListParagraph"/>
        <w:spacing w:before="120"/>
        <w:ind w:left="450"/>
        <w:jc w:val="both"/>
        <w:rPr>
          <w:rFonts w:ascii="Times New Roman" w:eastAsia="Times New Roman Bold" w:hAnsi="Times New Roman" w:cs="Times New Roman"/>
          <w:color w:val="000000" w:themeColor="text1"/>
          <w:sz w:val="20"/>
          <w:szCs w:val="20"/>
          <w:lang w:val="en-GB"/>
        </w:rPr>
        <w:pPrChange w:id="22" w:author="Madeeha Soomro (TF HO)" w:date="2026-03-18T13:58:00Z">
          <w:pPr>
            <w:pStyle w:val="ListParagraph"/>
            <w:numPr>
              <w:numId w:val="6"/>
            </w:numPr>
            <w:spacing w:before="120"/>
            <w:ind w:left="450" w:hanging="450"/>
            <w:jc w:val="both"/>
          </w:pPr>
        </w:pPrChange>
      </w:pPr>
      <w:del w:id="23" w:author="Madeeha Soomro (TF HO)" w:date="2026-03-18T13:58:00Z">
        <w:r w:rsidRPr="003C6D07" w:rsidDel="00566A29">
          <w:rPr>
            <w:rFonts w:ascii="Times New Roman" w:eastAsia="Times New Roman Bold" w:hAnsi="Times New Roman" w:cs="Times New Roman"/>
            <w:b/>
            <w:color w:val="000000" w:themeColor="text1"/>
            <w:sz w:val="20"/>
            <w:szCs w:val="20"/>
            <w:lang w:val="en-GB"/>
          </w:rPr>
          <w:lastRenderedPageBreak/>
          <w:delText xml:space="preserve">“Quick Response Code” </w:delText>
        </w:r>
        <w:r w:rsidRPr="003C6D07" w:rsidDel="00566A29">
          <w:rPr>
            <w:rFonts w:ascii="Times New Roman" w:eastAsia="Times New Roman Bold" w:hAnsi="Times New Roman" w:cs="Times New Roman"/>
            <w:color w:val="000000" w:themeColor="text1"/>
            <w:sz w:val="20"/>
            <w:szCs w:val="20"/>
            <w:lang w:val="en-GB"/>
          </w:rPr>
          <w:delText xml:space="preserve">means a designated exclusive Code assigned to the </w:delText>
        </w:r>
        <w:r w:rsidR="00214AF5" w:rsidDel="00566A29">
          <w:rPr>
            <w:rFonts w:ascii="Times New Roman" w:eastAsia="Times New Roman Bold" w:hAnsi="Times New Roman" w:cs="Times New Roman"/>
            <w:color w:val="000000" w:themeColor="text1"/>
            <w:sz w:val="20"/>
            <w:szCs w:val="20"/>
            <w:lang w:val="en-GB"/>
          </w:rPr>
          <w:delText>SSGC</w:delText>
        </w:r>
        <w:r w:rsidRPr="003C6D07" w:rsidDel="00566A29">
          <w:rPr>
            <w:rFonts w:ascii="Times New Roman" w:eastAsia="Times New Roman Bold" w:hAnsi="Times New Roman" w:cs="Times New Roman"/>
            <w:color w:val="000000" w:themeColor="text1"/>
            <w:sz w:val="20"/>
            <w:szCs w:val="20"/>
            <w:lang w:val="en-GB"/>
          </w:rPr>
          <w:delText xml:space="preserve"> by MMBL for routing of payment made by the Customer(s</w:delText>
        </w:r>
      </w:del>
      <w:r w:rsidRPr="003C6D07">
        <w:rPr>
          <w:rFonts w:ascii="Times New Roman" w:eastAsia="Times New Roman Bold" w:hAnsi="Times New Roman" w:cs="Times New Roman"/>
          <w:color w:val="000000" w:themeColor="text1"/>
          <w:sz w:val="20"/>
          <w:szCs w:val="20"/>
          <w:lang w:val="en-GB"/>
        </w:rPr>
        <w:t>).</w:t>
      </w:r>
    </w:p>
    <w:p w14:paraId="7EF75F3A" w14:textId="47FAA295" w:rsidR="00461904" w:rsidRPr="003C6D07" w:rsidRDefault="00461904" w:rsidP="004418D2">
      <w:pPr>
        <w:pStyle w:val="ListParagraph"/>
        <w:numPr>
          <w:ilvl w:val="0"/>
          <w:numId w:val="6"/>
        </w:numPr>
        <w:spacing w:before="120"/>
        <w:ind w:left="450" w:hanging="450"/>
        <w:jc w:val="both"/>
        <w:rPr>
          <w:rFonts w:ascii="Times New Roman" w:eastAsia="Times New Roman Bold" w:hAnsi="Times New Roman" w:cs="Times New Roman"/>
          <w:color w:val="000000" w:themeColor="text1"/>
          <w:sz w:val="20"/>
          <w:szCs w:val="20"/>
          <w:lang w:val="en-GB"/>
        </w:rPr>
      </w:pPr>
      <w:r w:rsidRPr="003C6D07">
        <w:rPr>
          <w:rFonts w:ascii="Times New Roman" w:eastAsia="Times New Roman Bold" w:hAnsi="Times New Roman" w:cs="Times New Roman"/>
          <w:b/>
          <w:color w:val="000000" w:themeColor="text1"/>
          <w:sz w:val="20"/>
          <w:szCs w:val="20"/>
          <w:lang w:val="en-GB"/>
        </w:rPr>
        <w:t>"</w:t>
      </w:r>
      <w:r w:rsidRPr="003C6D07">
        <w:rPr>
          <w:rFonts w:ascii="Times New Roman" w:eastAsia="Times New Roman Bold" w:hAnsi="Times New Roman" w:cs="Times New Roman"/>
          <w:b/>
          <w:bCs/>
          <w:color w:val="000000" w:themeColor="text1"/>
          <w:sz w:val="20"/>
          <w:szCs w:val="20"/>
          <w:lang w:val="en-GB"/>
        </w:rPr>
        <w:t>Service</w:t>
      </w:r>
      <w:r w:rsidRPr="003C6D07">
        <w:rPr>
          <w:rFonts w:ascii="Times New Roman" w:eastAsia="Times New Roman Bold" w:hAnsi="Times New Roman" w:cs="Times New Roman"/>
          <w:b/>
          <w:color w:val="000000" w:themeColor="text1"/>
          <w:sz w:val="20"/>
          <w:szCs w:val="20"/>
          <w:lang w:val="en-GB"/>
        </w:rPr>
        <w:t xml:space="preserve">" </w:t>
      </w:r>
      <w:r w:rsidRPr="003C6D07">
        <w:rPr>
          <w:rFonts w:ascii="Times New Roman" w:eastAsia="Times New Roman Bold" w:hAnsi="Times New Roman" w:cs="Times New Roman"/>
          <w:color w:val="000000" w:themeColor="text1"/>
          <w:sz w:val="20"/>
          <w:szCs w:val="20"/>
          <w:lang w:val="en-GB"/>
        </w:rPr>
        <w:t xml:space="preserve">means any service that a </w:t>
      </w:r>
      <w:r w:rsidR="00214AF5">
        <w:rPr>
          <w:rFonts w:ascii="Times New Roman" w:eastAsia="Times New Roman Bold" w:hAnsi="Times New Roman" w:cs="Times New Roman"/>
          <w:color w:val="000000" w:themeColor="text1"/>
          <w:sz w:val="20"/>
          <w:szCs w:val="20"/>
          <w:lang w:val="en-GB"/>
        </w:rPr>
        <w:t>SSGC</w:t>
      </w:r>
      <w:r w:rsidRPr="003C6D07">
        <w:rPr>
          <w:rFonts w:ascii="Times New Roman" w:eastAsia="Times New Roman Bold" w:hAnsi="Times New Roman" w:cs="Times New Roman"/>
          <w:color w:val="000000" w:themeColor="text1"/>
          <w:sz w:val="20"/>
          <w:szCs w:val="20"/>
          <w:lang w:val="en-GB"/>
        </w:rPr>
        <w:t xml:space="preserve"> offers to provide, and that </w:t>
      </w:r>
      <w:proofErr w:type="gramStart"/>
      <w:r w:rsidRPr="003C6D07">
        <w:rPr>
          <w:rFonts w:ascii="Times New Roman" w:eastAsia="Times New Roman Bold" w:hAnsi="Times New Roman" w:cs="Times New Roman"/>
          <w:color w:val="000000" w:themeColor="text1"/>
          <w:sz w:val="20"/>
          <w:szCs w:val="20"/>
          <w:lang w:val="en-GB"/>
        </w:rPr>
        <w:t>is availed of</w:t>
      </w:r>
      <w:proofErr w:type="gramEnd"/>
      <w:r w:rsidRPr="003C6D07">
        <w:rPr>
          <w:rFonts w:ascii="Times New Roman" w:eastAsia="Times New Roman Bold" w:hAnsi="Times New Roman" w:cs="Times New Roman"/>
          <w:color w:val="000000" w:themeColor="text1"/>
          <w:sz w:val="20"/>
          <w:szCs w:val="20"/>
          <w:lang w:val="en-GB"/>
        </w:rPr>
        <w:t xml:space="preserve"> by the Customer, the payment for which is to be made through the payment modes described in </w:t>
      </w:r>
      <w:r w:rsidR="0046458E" w:rsidRPr="003C6D07">
        <w:rPr>
          <w:rFonts w:ascii="Times New Roman" w:eastAsia="Times New Roman Bold" w:hAnsi="Times New Roman" w:cs="Times New Roman"/>
          <w:color w:val="000000" w:themeColor="text1"/>
          <w:sz w:val="20"/>
          <w:szCs w:val="20"/>
          <w:lang w:val="en-GB"/>
        </w:rPr>
        <w:t>Table A</w:t>
      </w:r>
      <w:r w:rsidR="00643F67" w:rsidRPr="003C6D07">
        <w:rPr>
          <w:rFonts w:ascii="Times New Roman" w:eastAsia="Times New Roman Bold" w:hAnsi="Times New Roman" w:cs="Times New Roman"/>
          <w:color w:val="000000" w:themeColor="text1"/>
          <w:sz w:val="20"/>
          <w:szCs w:val="20"/>
          <w:lang w:val="en-GB"/>
        </w:rPr>
        <w:t xml:space="preserve"> as mentioned below</w:t>
      </w:r>
      <w:r w:rsidR="0046458E" w:rsidRPr="003C6D07">
        <w:rPr>
          <w:rFonts w:ascii="Times New Roman" w:eastAsia="Times New Roman Bold" w:hAnsi="Times New Roman" w:cs="Times New Roman"/>
          <w:color w:val="000000" w:themeColor="text1"/>
          <w:sz w:val="20"/>
          <w:szCs w:val="20"/>
          <w:lang w:val="en-GB"/>
        </w:rPr>
        <w:t>.</w:t>
      </w:r>
    </w:p>
    <w:p w14:paraId="4E4BB953" w14:textId="4AD2C7B7" w:rsidR="009F53B5" w:rsidRDefault="009F53B5" w:rsidP="004418D2">
      <w:pPr>
        <w:spacing w:before="120"/>
        <w:jc w:val="both"/>
        <w:rPr>
          <w:rFonts w:ascii="Times New Roman" w:eastAsia="Times New Roman Bold" w:hAnsi="Times New Roman" w:cs="Times New Roman"/>
          <w:color w:val="000000" w:themeColor="text1"/>
          <w:sz w:val="20"/>
          <w:szCs w:val="20"/>
          <w:lang w:val="en-GB"/>
        </w:rPr>
      </w:pPr>
    </w:p>
    <w:p w14:paraId="5A08F0DE" w14:textId="77777777" w:rsidR="00127791" w:rsidRPr="003C6D07" w:rsidRDefault="00127791" w:rsidP="004418D2">
      <w:pPr>
        <w:pStyle w:val="ListParagraph"/>
        <w:numPr>
          <w:ilvl w:val="0"/>
          <w:numId w:val="5"/>
        </w:numPr>
        <w:ind w:left="360"/>
        <w:jc w:val="both"/>
        <w:rPr>
          <w:rFonts w:ascii="Times New Roman" w:eastAsia="Times New Roman Bold" w:hAnsi="Times New Roman" w:cs="Times New Roman"/>
          <w:b/>
          <w:color w:val="000000" w:themeColor="text1"/>
          <w:sz w:val="20"/>
          <w:szCs w:val="20"/>
          <w:lang w:val="en-GB"/>
        </w:rPr>
      </w:pPr>
      <w:r w:rsidRPr="003C6D07">
        <w:rPr>
          <w:rFonts w:ascii="Times New Roman" w:hAnsi="Times New Roman" w:cs="Times New Roman"/>
          <w:b/>
          <w:color w:val="000000" w:themeColor="text1"/>
          <w:sz w:val="20"/>
          <w:szCs w:val="20"/>
        </w:rPr>
        <w:t>PAYMENT COLLECTION SERVICES</w:t>
      </w:r>
    </w:p>
    <w:p w14:paraId="2D43E630" w14:textId="1DCDA6F4" w:rsidR="0034719A" w:rsidRPr="003C6D07" w:rsidRDefault="00127791" w:rsidP="004418D2">
      <w:pPr>
        <w:pStyle w:val="ListParagraph"/>
        <w:numPr>
          <w:ilvl w:val="0"/>
          <w:numId w:val="7"/>
        </w:numPr>
        <w:ind w:left="360"/>
        <w:jc w:val="both"/>
        <w:rPr>
          <w:rFonts w:ascii="Times New Roman" w:hAnsi="Times New Roman" w:cs="Times New Roman"/>
          <w:color w:val="000000" w:themeColor="text1"/>
          <w:sz w:val="20"/>
          <w:szCs w:val="20"/>
        </w:rPr>
      </w:pPr>
      <w:proofErr w:type="gramStart"/>
      <w:r w:rsidRPr="003C6D07">
        <w:rPr>
          <w:rFonts w:ascii="Times New Roman" w:hAnsi="Times New Roman" w:cs="Times New Roman"/>
          <w:color w:val="000000" w:themeColor="text1"/>
          <w:sz w:val="20"/>
          <w:szCs w:val="20"/>
        </w:rPr>
        <w:t>MMBL</w:t>
      </w:r>
      <w:r w:rsidR="00351D9E" w:rsidRPr="003C6D07">
        <w:rPr>
          <w:rFonts w:ascii="Times New Roman" w:hAnsi="Times New Roman" w:cs="Times New Roman"/>
          <w:color w:val="000000" w:themeColor="text1"/>
          <w:sz w:val="20"/>
          <w:szCs w:val="20"/>
        </w:rPr>
        <w:t xml:space="preserve"> </w:t>
      </w:r>
      <w:r w:rsidR="006952E6" w:rsidRPr="003C6D07">
        <w:rPr>
          <w:rFonts w:ascii="Times New Roman" w:hAnsi="Times New Roman" w:cs="Times New Roman"/>
          <w:color w:val="000000" w:themeColor="text1"/>
          <w:sz w:val="20"/>
          <w:szCs w:val="20"/>
        </w:rPr>
        <w:t xml:space="preserve">shall </w:t>
      </w:r>
      <w:r w:rsidR="00F340D5" w:rsidRPr="003C6D07">
        <w:rPr>
          <w:rFonts w:ascii="Times New Roman" w:hAnsi="Times New Roman" w:cs="Times New Roman"/>
          <w:color w:val="000000" w:themeColor="text1"/>
          <w:sz w:val="20"/>
          <w:szCs w:val="20"/>
        </w:rPr>
        <w:t>provide the Services</w:t>
      </w:r>
      <w:r w:rsidR="00C163AD" w:rsidRPr="003C6D07">
        <w:rPr>
          <w:rFonts w:ascii="Times New Roman" w:hAnsi="Times New Roman" w:cs="Times New Roman"/>
          <w:color w:val="000000" w:themeColor="text1"/>
          <w:sz w:val="20"/>
          <w:szCs w:val="20"/>
        </w:rPr>
        <w:t xml:space="preserve">, as detailed below </w:t>
      </w:r>
      <w:r w:rsidR="00115F00" w:rsidRPr="003C6D07">
        <w:rPr>
          <w:rFonts w:ascii="Times New Roman" w:hAnsi="Times New Roman" w:cs="Times New Roman"/>
          <w:color w:val="000000" w:themeColor="text1"/>
          <w:sz w:val="20"/>
          <w:szCs w:val="20"/>
        </w:rPr>
        <w:t>and agreed between the Parties,</w:t>
      </w:r>
      <w:r w:rsidR="00F340D5" w:rsidRPr="003C6D07">
        <w:rPr>
          <w:rFonts w:ascii="Times New Roman" w:hAnsi="Times New Roman" w:cs="Times New Roman"/>
          <w:color w:val="000000" w:themeColor="text1"/>
          <w:sz w:val="20"/>
          <w:szCs w:val="20"/>
        </w:rPr>
        <w:t xml:space="preserve"> </w:t>
      </w:r>
      <w:r w:rsidR="000B0B04" w:rsidRPr="003C6D07">
        <w:rPr>
          <w:rFonts w:ascii="Times New Roman" w:hAnsi="Times New Roman" w:cs="Times New Roman"/>
          <w:color w:val="000000" w:themeColor="text1"/>
          <w:sz w:val="20"/>
          <w:szCs w:val="20"/>
        </w:rPr>
        <w:t xml:space="preserve">through the chosen modes on behalf of the </w:t>
      </w:r>
      <w:r w:rsidR="00214AF5">
        <w:rPr>
          <w:rFonts w:ascii="Times New Roman" w:hAnsi="Times New Roman" w:cs="Times New Roman"/>
          <w:color w:val="000000" w:themeColor="text1"/>
          <w:sz w:val="20"/>
          <w:szCs w:val="20"/>
        </w:rPr>
        <w:t>SSGC</w:t>
      </w:r>
      <w:r w:rsidR="006D4F2F" w:rsidRPr="003C6D07">
        <w:rPr>
          <w:rFonts w:ascii="Times New Roman" w:hAnsi="Times New Roman" w:cs="Times New Roman"/>
          <w:color w:val="000000" w:themeColor="text1"/>
          <w:sz w:val="20"/>
          <w:szCs w:val="20"/>
        </w:rPr>
        <w:t xml:space="preserve"> as consideration</w:t>
      </w:r>
      <w:r w:rsidR="000B0B04" w:rsidRPr="003C6D07">
        <w:rPr>
          <w:rFonts w:ascii="Times New Roman" w:hAnsi="Times New Roman" w:cs="Times New Roman"/>
          <w:color w:val="000000" w:themeColor="text1"/>
          <w:sz w:val="20"/>
          <w:szCs w:val="20"/>
        </w:rPr>
        <w:t xml:space="preserve"> for </w:t>
      </w:r>
      <w:r w:rsidR="00214AF5">
        <w:rPr>
          <w:rFonts w:ascii="Times New Roman" w:hAnsi="Times New Roman" w:cs="Times New Roman"/>
          <w:color w:val="000000" w:themeColor="text1"/>
          <w:sz w:val="20"/>
          <w:szCs w:val="20"/>
        </w:rPr>
        <w:t>SSGC</w:t>
      </w:r>
      <w:r w:rsidR="000B0B04" w:rsidRPr="003C6D07">
        <w:rPr>
          <w:rFonts w:ascii="Times New Roman" w:hAnsi="Times New Roman" w:cs="Times New Roman"/>
          <w:color w:val="000000" w:themeColor="text1"/>
          <w:sz w:val="20"/>
          <w:szCs w:val="20"/>
        </w:rPr>
        <w:t xml:space="preserve"> Products and/or Services in accordance with the terms and conditions of this Agreement.</w:t>
      </w:r>
      <w:proofErr w:type="gramEnd"/>
    </w:p>
    <w:p w14:paraId="20E288A5" w14:textId="77777777" w:rsidR="006D4F2F" w:rsidRPr="003C6D07" w:rsidRDefault="006D4F2F" w:rsidP="004418D2">
      <w:pPr>
        <w:pStyle w:val="ListParagraph"/>
        <w:spacing w:before="120"/>
        <w:ind w:left="360" w:hanging="360"/>
        <w:jc w:val="both"/>
        <w:rPr>
          <w:rFonts w:ascii="Times New Roman" w:hAnsi="Times New Roman" w:cs="Times New Roman"/>
          <w:color w:val="000000" w:themeColor="text1"/>
          <w:sz w:val="20"/>
          <w:szCs w:val="20"/>
        </w:rPr>
      </w:pPr>
    </w:p>
    <w:p w14:paraId="2DA0E72D" w14:textId="61DB97FC" w:rsidR="005E3AD1" w:rsidRPr="003C6D07" w:rsidDel="00880594" w:rsidRDefault="00370053" w:rsidP="004418D2">
      <w:pPr>
        <w:pStyle w:val="ListParagraph"/>
        <w:numPr>
          <w:ilvl w:val="0"/>
          <w:numId w:val="7"/>
        </w:numPr>
        <w:ind w:left="360"/>
        <w:jc w:val="both"/>
        <w:rPr>
          <w:del w:id="24" w:author="Madeeha Soomro (TF HO)" w:date="2026-03-18T14:11:00Z"/>
          <w:rFonts w:ascii="Times New Roman" w:hAnsi="Times New Roman" w:cs="Times New Roman"/>
          <w:color w:val="000000" w:themeColor="text1"/>
          <w:sz w:val="20"/>
          <w:szCs w:val="20"/>
        </w:rPr>
      </w:pPr>
      <w:del w:id="25" w:author="Madeeha Soomro (TF HO)" w:date="2026-03-18T14:11:00Z">
        <w:r w:rsidRPr="003C6D07" w:rsidDel="00880594">
          <w:rPr>
            <w:rFonts w:ascii="Times New Roman" w:hAnsi="Times New Roman" w:cs="Times New Roman"/>
            <w:color w:val="000000" w:themeColor="text1"/>
            <w:sz w:val="20"/>
            <w:szCs w:val="20"/>
          </w:rPr>
          <w:delText xml:space="preserve">MMBL shall </w:delText>
        </w:r>
        <w:r w:rsidR="00620428" w:rsidRPr="003C6D07" w:rsidDel="00880594">
          <w:rPr>
            <w:rFonts w:ascii="Times New Roman" w:hAnsi="Times New Roman" w:cs="Times New Roman"/>
            <w:color w:val="000000" w:themeColor="text1"/>
            <w:sz w:val="20"/>
            <w:szCs w:val="20"/>
          </w:rPr>
          <w:delText xml:space="preserve">credit the </w:delText>
        </w:r>
        <w:r w:rsidR="00214AF5" w:rsidDel="00880594">
          <w:rPr>
            <w:rFonts w:ascii="Times New Roman" w:hAnsi="Times New Roman" w:cs="Times New Roman"/>
            <w:color w:val="000000" w:themeColor="text1"/>
            <w:sz w:val="20"/>
            <w:szCs w:val="20"/>
          </w:rPr>
          <w:delText>SSGC</w:delText>
        </w:r>
        <w:r w:rsidR="00620428" w:rsidRPr="003C6D07" w:rsidDel="00880594">
          <w:rPr>
            <w:rFonts w:ascii="Times New Roman" w:hAnsi="Times New Roman" w:cs="Times New Roman"/>
            <w:color w:val="000000" w:themeColor="text1"/>
            <w:sz w:val="20"/>
            <w:szCs w:val="20"/>
          </w:rPr>
          <w:delText xml:space="preserve"> Designated Account</w:delText>
        </w:r>
        <w:r w:rsidR="00623396" w:rsidRPr="003C6D07" w:rsidDel="00880594">
          <w:rPr>
            <w:rFonts w:ascii="Times New Roman" w:hAnsi="Times New Roman" w:cs="Times New Roman"/>
            <w:color w:val="000000" w:themeColor="text1"/>
            <w:sz w:val="20"/>
            <w:szCs w:val="20"/>
          </w:rPr>
          <w:delText xml:space="preserve">, </w:delText>
        </w:r>
        <w:r w:rsidR="00620428" w:rsidRPr="003C6D07" w:rsidDel="00880594">
          <w:rPr>
            <w:rFonts w:ascii="Times New Roman" w:hAnsi="Times New Roman" w:cs="Times New Roman"/>
            <w:color w:val="000000" w:themeColor="text1"/>
            <w:sz w:val="20"/>
            <w:szCs w:val="20"/>
          </w:rPr>
          <w:delText xml:space="preserve">with the </w:delText>
        </w:r>
        <w:r w:rsidRPr="003C6D07" w:rsidDel="00880594">
          <w:rPr>
            <w:rFonts w:ascii="Times New Roman" w:hAnsi="Times New Roman" w:cs="Times New Roman"/>
            <w:color w:val="000000" w:themeColor="text1"/>
            <w:sz w:val="20"/>
            <w:szCs w:val="20"/>
          </w:rPr>
          <w:delText>payment</w:delText>
        </w:r>
        <w:r w:rsidR="00623396" w:rsidRPr="003C6D07" w:rsidDel="00880594">
          <w:rPr>
            <w:rFonts w:ascii="Times New Roman" w:hAnsi="Times New Roman" w:cs="Times New Roman"/>
            <w:color w:val="000000" w:themeColor="text1"/>
            <w:sz w:val="20"/>
            <w:szCs w:val="20"/>
          </w:rPr>
          <w:delText>(</w:delText>
        </w:r>
        <w:r w:rsidRPr="003C6D07" w:rsidDel="00880594">
          <w:rPr>
            <w:rFonts w:ascii="Times New Roman" w:hAnsi="Times New Roman" w:cs="Times New Roman"/>
            <w:color w:val="000000" w:themeColor="text1"/>
            <w:sz w:val="20"/>
            <w:szCs w:val="20"/>
          </w:rPr>
          <w:delText>s</w:delText>
        </w:r>
        <w:r w:rsidR="00623396" w:rsidRPr="003C6D07" w:rsidDel="00880594">
          <w:rPr>
            <w:rFonts w:ascii="Times New Roman" w:hAnsi="Times New Roman" w:cs="Times New Roman"/>
            <w:color w:val="000000" w:themeColor="text1"/>
            <w:sz w:val="20"/>
            <w:szCs w:val="20"/>
          </w:rPr>
          <w:delText>)</w:delText>
        </w:r>
        <w:r w:rsidRPr="003C6D07" w:rsidDel="00880594">
          <w:rPr>
            <w:rFonts w:ascii="Times New Roman" w:hAnsi="Times New Roman" w:cs="Times New Roman"/>
            <w:color w:val="000000" w:themeColor="text1"/>
            <w:sz w:val="20"/>
            <w:szCs w:val="20"/>
          </w:rPr>
          <w:delText xml:space="preserve"> </w:delText>
        </w:r>
        <w:r w:rsidR="00620428" w:rsidRPr="003C6D07" w:rsidDel="00880594">
          <w:rPr>
            <w:rFonts w:ascii="Times New Roman" w:hAnsi="Times New Roman" w:cs="Times New Roman"/>
            <w:color w:val="000000" w:themeColor="text1"/>
            <w:sz w:val="20"/>
            <w:szCs w:val="20"/>
          </w:rPr>
          <w:delText xml:space="preserve">received </w:delText>
        </w:r>
        <w:r w:rsidR="004A2DEA" w:rsidRPr="003C6D07" w:rsidDel="00880594">
          <w:rPr>
            <w:rFonts w:ascii="Times New Roman" w:hAnsi="Times New Roman" w:cs="Times New Roman"/>
            <w:color w:val="000000" w:themeColor="text1"/>
            <w:sz w:val="20"/>
            <w:szCs w:val="20"/>
          </w:rPr>
          <w:delText xml:space="preserve">after </w:delText>
        </w:r>
        <w:r w:rsidR="00623396" w:rsidRPr="003C6D07" w:rsidDel="00880594">
          <w:rPr>
            <w:rFonts w:ascii="Times New Roman" w:hAnsi="Times New Roman" w:cs="Times New Roman"/>
            <w:color w:val="000000" w:themeColor="text1"/>
            <w:sz w:val="20"/>
            <w:szCs w:val="20"/>
          </w:rPr>
          <w:delText xml:space="preserve">deduction of MMBL’s </w:delText>
        </w:r>
        <w:r w:rsidR="00C163AD" w:rsidRPr="003C6D07" w:rsidDel="00880594">
          <w:rPr>
            <w:rFonts w:ascii="Times New Roman" w:hAnsi="Times New Roman" w:cs="Times New Roman"/>
            <w:color w:val="000000" w:themeColor="text1"/>
            <w:sz w:val="20"/>
            <w:szCs w:val="20"/>
          </w:rPr>
          <w:delText xml:space="preserve">Charges, in accordance with the </w:delText>
        </w:r>
        <w:r w:rsidR="003F67BA" w:rsidRPr="003C6D07" w:rsidDel="00880594">
          <w:rPr>
            <w:rFonts w:ascii="Times New Roman" w:hAnsi="Times New Roman" w:cs="Times New Roman"/>
            <w:color w:val="000000" w:themeColor="text1"/>
            <w:sz w:val="20"/>
            <w:szCs w:val="20"/>
          </w:rPr>
          <w:delText>schedule of charges of MMBL</w:delText>
        </w:r>
        <w:r w:rsidR="00457B17" w:rsidRPr="003C6D07" w:rsidDel="00880594">
          <w:rPr>
            <w:rFonts w:ascii="Times New Roman" w:hAnsi="Times New Roman" w:cs="Times New Roman"/>
            <w:color w:val="000000" w:themeColor="text1"/>
            <w:sz w:val="20"/>
            <w:szCs w:val="20"/>
          </w:rPr>
          <w:delText xml:space="preserve"> as per </w:delText>
        </w:r>
        <w:r w:rsidR="00457B17" w:rsidRPr="003C6D07" w:rsidDel="00880594">
          <w:rPr>
            <w:rFonts w:ascii="Times New Roman" w:hAnsi="Times New Roman" w:cs="Times New Roman"/>
            <w:b/>
            <w:color w:val="000000" w:themeColor="text1"/>
            <w:sz w:val="20"/>
            <w:szCs w:val="20"/>
          </w:rPr>
          <w:delText>Annex B</w:delText>
        </w:r>
        <w:r w:rsidR="003F67BA" w:rsidRPr="003C6D07" w:rsidDel="00880594">
          <w:rPr>
            <w:rFonts w:ascii="Times New Roman" w:hAnsi="Times New Roman" w:cs="Times New Roman"/>
            <w:color w:val="000000" w:themeColor="text1"/>
            <w:sz w:val="20"/>
            <w:szCs w:val="20"/>
          </w:rPr>
          <w:delText>.</w:delText>
        </w:r>
        <w:r w:rsidR="00E56F3D" w:rsidRPr="003C6D07" w:rsidDel="00880594">
          <w:rPr>
            <w:rFonts w:ascii="Times New Roman" w:hAnsi="Times New Roman" w:cs="Times New Roman"/>
            <w:color w:val="000000" w:themeColor="text1"/>
            <w:sz w:val="20"/>
            <w:szCs w:val="20"/>
          </w:rPr>
          <w:delText xml:space="preserve"> In case </w:delText>
        </w:r>
        <w:commentRangeStart w:id="26"/>
        <w:r w:rsidR="00E56F3D" w:rsidRPr="003C6D07" w:rsidDel="00880594">
          <w:rPr>
            <w:rFonts w:ascii="Times New Roman" w:hAnsi="Times New Roman" w:cs="Times New Roman"/>
            <w:color w:val="000000" w:themeColor="text1"/>
            <w:sz w:val="20"/>
            <w:szCs w:val="20"/>
          </w:rPr>
          <w:delText>of</w:delText>
        </w:r>
      </w:del>
      <w:commentRangeEnd w:id="26"/>
      <w:r w:rsidR="00880594">
        <w:rPr>
          <w:rStyle w:val="CommentReference"/>
          <w:rFonts w:ascii="Times New Roman" w:eastAsia="Arial Unicode MS" w:hAnsi="Arial Unicode MS" w:cs="Arial Unicode MS"/>
        </w:rPr>
        <w:commentReference w:id="26"/>
      </w:r>
      <w:del w:id="27" w:author="Madeeha Soomro (TF HO)" w:date="2026-03-18T14:11:00Z">
        <w:r w:rsidR="00E56F3D" w:rsidRPr="003C6D07" w:rsidDel="00880594">
          <w:rPr>
            <w:rFonts w:ascii="Times New Roman" w:hAnsi="Times New Roman" w:cs="Times New Roman"/>
            <w:color w:val="000000" w:themeColor="text1"/>
            <w:sz w:val="20"/>
            <w:szCs w:val="20"/>
          </w:rPr>
          <w:delText xml:space="preserve"> </w:delText>
        </w:r>
        <w:r w:rsidR="00214AF5" w:rsidDel="00880594">
          <w:rPr>
            <w:rFonts w:ascii="Times New Roman" w:hAnsi="Times New Roman" w:cs="Times New Roman"/>
            <w:color w:val="000000" w:themeColor="text1"/>
            <w:sz w:val="20"/>
            <w:szCs w:val="20"/>
          </w:rPr>
          <w:delText>SSGC</w:delText>
        </w:r>
        <w:r w:rsidR="00E56F3D" w:rsidRPr="003C6D07" w:rsidDel="00880594">
          <w:rPr>
            <w:rFonts w:ascii="Times New Roman" w:hAnsi="Times New Roman" w:cs="Times New Roman"/>
            <w:color w:val="000000" w:themeColor="text1"/>
            <w:sz w:val="20"/>
            <w:szCs w:val="20"/>
          </w:rPr>
          <w:delText>’s MMBL Branchless Banking Account, MMBL shall credit the account on</w:delText>
        </w:r>
        <w:r w:rsidR="000B5A9A" w:rsidRPr="003C6D07" w:rsidDel="00880594">
          <w:rPr>
            <w:rFonts w:ascii="Times New Roman" w:hAnsi="Times New Roman" w:cs="Times New Roman"/>
            <w:color w:val="000000" w:themeColor="text1"/>
            <w:sz w:val="20"/>
            <w:szCs w:val="20"/>
          </w:rPr>
          <w:delText xml:space="preserve"> real-time basis</w:delText>
        </w:r>
        <w:r w:rsidR="00E56F3D" w:rsidRPr="003C6D07" w:rsidDel="00880594">
          <w:rPr>
            <w:rFonts w:ascii="Times New Roman" w:hAnsi="Times New Roman" w:cs="Times New Roman"/>
            <w:color w:val="000000" w:themeColor="text1"/>
            <w:sz w:val="20"/>
            <w:szCs w:val="20"/>
          </w:rPr>
          <w:delText xml:space="preserve">. </w:delText>
        </w:r>
      </w:del>
    </w:p>
    <w:p w14:paraId="10D17CE5" w14:textId="40627EE8" w:rsidR="005E3AD1" w:rsidRPr="003C6D07" w:rsidDel="00880594" w:rsidRDefault="005E3AD1" w:rsidP="001A7D12">
      <w:pPr>
        <w:pStyle w:val="ListParagraph"/>
        <w:ind w:left="360" w:right="-900" w:hanging="360"/>
        <w:jc w:val="both"/>
        <w:rPr>
          <w:del w:id="28" w:author="Madeeha Soomro (TF HO)" w:date="2026-03-18T14:11:00Z"/>
          <w:rFonts w:ascii="Times New Roman" w:hAnsi="Times New Roman" w:cs="Times New Roman"/>
          <w:color w:val="000000" w:themeColor="text1"/>
          <w:sz w:val="20"/>
          <w:szCs w:val="20"/>
        </w:rPr>
      </w:pPr>
    </w:p>
    <w:p w14:paraId="59E43EBF" w14:textId="5C9D9737" w:rsidR="00A03D72" w:rsidRPr="003C6D07" w:rsidDel="00880594" w:rsidRDefault="00ED11FF" w:rsidP="004418D2">
      <w:pPr>
        <w:pStyle w:val="ListParagraph"/>
        <w:numPr>
          <w:ilvl w:val="0"/>
          <w:numId w:val="7"/>
        </w:numPr>
        <w:ind w:left="360"/>
        <w:jc w:val="both"/>
        <w:rPr>
          <w:del w:id="29" w:author="Madeeha Soomro (TF HO)" w:date="2026-03-18T14:11:00Z"/>
          <w:rFonts w:ascii="Times New Roman" w:hAnsi="Times New Roman" w:cs="Times New Roman"/>
          <w:color w:val="000000" w:themeColor="text1"/>
          <w:sz w:val="20"/>
          <w:szCs w:val="20"/>
        </w:rPr>
      </w:pPr>
      <w:del w:id="30" w:author="Madeeha Soomro (TF HO)" w:date="2026-03-18T14:11:00Z">
        <w:r w:rsidRPr="003C6D07" w:rsidDel="00880594">
          <w:rPr>
            <w:rFonts w:ascii="Times New Roman" w:hAnsi="Times New Roman" w:cs="Times New Roman"/>
            <w:color w:val="000000" w:themeColor="text1"/>
            <w:sz w:val="20"/>
            <w:szCs w:val="20"/>
          </w:rPr>
          <w:delText xml:space="preserve">All payments to the </w:delText>
        </w:r>
        <w:r w:rsidR="00214AF5" w:rsidDel="00880594">
          <w:rPr>
            <w:rFonts w:ascii="Times New Roman" w:hAnsi="Times New Roman" w:cs="Times New Roman"/>
            <w:color w:val="000000" w:themeColor="text1"/>
            <w:sz w:val="20"/>
            <w:szCs w:val="20"/>
          </w:rPr>
          <w:delText>SSGC</w:delText>
        </w:r>
        <w:r w:rsidRPr="003C6D07" w:rsidDel="00880594">
          <w:rPr>
            <w:rFonts w:ascii="Times New Roman" w:hAnsi="Times New Roman" w:cs="Times New Roman"/>
            <w:color w:val="000000" w:themeColor="text1"/>
            <w:sz w:val="20"/>
            <w:szCs w:val="20"/>
          </w:rPr>
          <w:delText xml:space="preserve"> under this Agreement shall be made available to the </w:delText>
        </w:r>
        <w:r w:rsidR="00214AF5" w:rsidDel="00880594">
          <w:rPr>
            <w:rFonts w:ascii="Times New Roman" w:hAnsi="Times New Roman" w:cs="Times New Roman"/>
            <w:color w:val="000000" w:themeColor="text1"/>
            <w:sz w:val="20"/>
            <w:szCs w:val="20"/>
          </w:rPr>
          <w:delText>SSGC</w:delText>
        </w:r>
        <w:r w:rsidRPr="003C6D07" w:rsidDel="00880594">
          <w:rPr>
            <w:rFonts w:ascii="Times New Roman" w:hAnsi="Times New Roman" w:cs="Times New Roman"/>
            <w:color w:val="000000" w:themeColor="text1"/>
            <w:sz w:val="20"/>
            <w:szCs w:val="20"/>
          </w:rPr>
          <w:delText xml:space="preserve"> in Pakistani Rupees only</w:delText>
        </w:r>
        <w:r w:rsidR="00845456" w:rsidRPr="003C6D07" w:rsidDel="00880594">
          <w:rPr>
            <w:rFonts w:ascii="Times New Roman" w:hAnsi="Times New Roman" w:cs="Times New Roman"/>
            <w:color w:val="000000" w:themeColor="text1"/>
            <w:sz w:val="20"/>
            <w:szCs w:val="20"/>
          </w:rPr>
          <w:delText xml:space="preserve"> and shall be net taking into account </w:delText>
        </w:r>
        <w:r w:rsidR="00C163AD" w:rsidRPr="003C6D07" w:rsidDel="00880594">
          <w:rPr>
            <w:rFonts w:ascii="Times New Roman" w:hAnsi="Times New Roman" w:cs="Times New Roman"/>
            <w:color w:val="000000" w:themeColor="text1"/>
            <w:sz w:val="20"/>
            <w:szCs w:val="20"/>
          </w:rPr>
          <w:delText xml:space="preserve">of MMBL’s Charges and </w:delText>
        </w:r>
        <w:r w:rsidR="00845456" w:rsidRPr="003C6D07" w:rsidDel="00880594">
          <w:rPr>
            <w:rFonts w:ascii="Times New Roman" w:hAnsi="Times New Roman" w:cs="Times New Roman"/>
            <w:color w:val="000000" w:themeColor="text1"/>
            <w:sz w:val="20"/>
            <w:szCs w:val="20"/>
          </w:rPr>
          <w:delText xml:space="preserve">any applicable </w:delText>
        </w:r>
        <w:r w:rsidR="00DE49AB" w:rsidRPr="003C6D07" w:rsidDel="00880594">
          <w:rPr>
            <w:rFonts w:ascii="Times New Roman" w:hAnsi="Times New Roman" w:cs="Times New Roman"/>
            <w:color w:val="000000" w:themeColor="text1"/>
            <w:sz w:val="20"/>
            <w:szCs w:val="20"/>
          </w:rPr>
          <w:delText>taxes, which</w:delText>
        </w:r>
        <w:r w:rsidR="00845456" w:rsidRPr="003C6D07" w:rsidDel="00880594">
          <w:rPr>
            <w:rFonts w:ascii="Times New Roman" w:hAnsi="Times New Roman" w:cs="Times New Roman"/>
            <w:color w:val="000000" w:themeColor="text1"/>
            <w:sz w:val="20"/>
            <w:szCs w:val="20"/>
          </w:rPr>
          <w:delText xml:space="preserve"> MMBL may be required by law to deduct, and any change in applicable tax rate shall be communicated to the </w:delText>
        </w:r>
        <w:r w:rsidR="00214AF5" w:rsidDel="00880594">
          <w:rPr>
            <w:rFonts w:ascii="Times New Roman" w:hAnsi="Times New Roman" w:cs="Times New Roman"/>
            <w:color w:val="000000" w:themeColor="text1"/>
            <w:sz w:val="20"/>
            <w:szCs w:val="20"/>
          </w:rPr>
          <w:delText>SSGC</w:delText>
        </w:r>
        <w:r w:rsidR="00845456" w:rsidRPr="003C6D07" w:rsidDel="00880594">
          <w:rPr>
            <w:rFonts w:ascii="Times New Roman" w:hAnsi="Times New Roman" w:cs="Times New Roman"/>
            <w:color w:val="000000" w:themeColor="text1"/>
            <w:sz w:val="20"/>
            <w:szCs w:val="20"/>
          </w:rPr>
          <w:delText xml:space="preserve"> by MMBL.</w:delText>
        </w:r>
      </w:del>
    </w:p>
    <w:p w14:paraId="2447FA82" w14:textId="77777777" w:rsidR="00A03D72" w:rsidRPr="003C6D07" w:rsidRDefault="00A03D72" w:rsidP="004418D2">
      <w:pPr>
        <w:pStyle w:val="ListParagraph"/>
        <w:ind w:left="360" w:hanging="360"/>
        <w:rPr>
          <w:rFonts w:ascii="Times New Roman" w:hAnsi="Times New Roman" w:cs="Times New Roman"/>
          <w:color w:val="000000" w:themeColor="text1"/>
          <w:sz w:val="20"/>
          <w:szCs w:val="20"/>
        </w:rPr>
      </w:pPr>
    </w:p>
    <w:p w14:paraId="78620DE3" w14:textId="46BC3D5C" w:rsidR="00ED11FF" w:rsidRPr="003C6D07" w:rsidDel="00E35279" w:rsidRDefault="00ED11FF" w:rsidP="004418D2">
      <w:pPr>
        <w:pStyle w:val="ListParagraph"/>
        <w:numPr>
          <w:ilvl w:val="0"/>
          <w:numId w:val="7"/>
        </w:numPr>
        <w:ind w:left="360"/>
        <w:jc w:val="both"/>
        <w:rPr>
          <w:del w:id="31" w:author="Madeeha Soomro (TF HO)" w:date="2026-03-17T13:07:00Z"/>
          <w:rFonts w:ascii="Times New Roman" w:hAnsi="Times New Roman" w:cs="Times New Roman"/>
          <w:color w:val="000000" w:themeColor="text1"/>
          <w:sz w:val="20"/>
          <w:szCs w:val="20"/>
        </w:rPr>
      </w:pPr>
      <w:del w:id="32" w:author="Madeeha Soomro (TF HO)" w:date="2026-03-17T13:07:00Z">
        <w:r w:rsidRPr="003C6D07" w:rsidDel="00E35279">
          <w:rPr>
            <w:rFonts w:ascii="Times New Roman" w:hAnsi="Times New Roman" w:cs="Times New Roman"/>
            <w:color w:val="000000" w:themeColor="text1"/>
            <w:sz w:val="20"/>
            <w:szCs w:val="20"/>
          </w:rPr>
          <w:delText xml:space="preserve">If the </w:delText>
        </w:r>
        <w:r w:rsidR="00214AF5" w:rsidDel="00E35279">
          <w:rPr>
            <w:rFonts w:ascii="Times New Roman" w:hAnsi="Times New Roman" w:cs="Times New Roman"/>
            <w:color w:val="000000" w:themeColor="text1"/>
            <w:sz w:val="20"/>
            <w:szCs w:val="20"/>
          </w:rPr>
          <w:delText>SSGC</w:delText>
        </w:r>
        <w:r w:rsidRPr="003C6D07" w:rsidDel="00E35279">
          <w:rPr>
            <w:rFonts w:ascii="Times New Roman" w:hAnsi="Times New Roman" w:cs="Times New Roman"/>
            <w:color w:val="000000" w:themeColor="text1"/>
            <w:sz w:val="20"/>
            <w:szCs w:val="20"/>
          </w:rPr>
          <w:delText xml:space="preserve"> does not raise any objection to the amount of </w:delText>
        </w:r>
        <w:r w:rsidR="00822869" w:rsidRPr="003C6D07" w:rsidDel="00E35279">
          <w:rPr>
            <w:rFonts w:ascii="Times New Roman" w:hAnsi="Times New Roman" w:cs="Times New Roman"/>
            <w:color w:val="000000" w:themeColor="text1"/>
            <w:sz w:val="20"/>
            <w:szCs w:val="20"/>
          </w:rPr>
          <w:delText xml:space="preserve">the payment by MMBL within </w:delText>
        </w:r>
        <w:r w:rsidR="00193766" w:rsidRPr="003C6D07" w:rsidDel="00E35279">
          <w:rPr>
            <w:rFonts w:ascii="Times New Roman" w:hAnsi="Times New Roman" w:cs="Times New Roman"/>
            <w:color w:val="000000" w:themeColor="text1"/>
            <w:sz w:val="20"/>
            <w:szCs w:val="20"/>
          </w:rPr>
          <w:delText>forty</w:delText>
        </w:r>
        <w:r w:rsidR="00193766" w:rsidDel="00E35279">
          <w:rPr>
            <w:rFonts w:ascii="Times New Roman" w:hAnsi="Times New Roman" w:cs="Times New Roman"/>
            <w:color w:val="000000" w:themeColor="text1"/>
            <w:sz w:val="20"/>
            <w:szCs w:val="20"/>
          </w:rPr>
          <w:delText xml:space="preserve">-five </w:delText>
        </w:r>
        <w:r w:rsidR="00E71EF5" w:rsidRPr="003C6D07" w:rsidDel="00E35279">
          <w:rPr>
            <w:rFonts w:ascii="Times New Roman" w:hAnsi="Times New Roman" w:cs="Times New Roman"/>
            <w:color w:val="000000" w:themeColor="text1"/>
            <w:sz w:val="20"/>
            <w:szCs w:val="20"/>
          </w:rPr>
          <w:delText>(</w:delText>
        </w:r>
        <w:r w:rsidR="00822869" w:rsidRPr="003C6D07" w:rsidDel="00E35279">
          <w:rPr>
            <w:rFonts w:ascii="Times New Roman" w:hAnsi="Times New Roman" w:cs="Times New Roman"/>
            <w:color w:val="000000" w:themeColor="text1"/>
            <w:sz w:val="20"/>
            <w:szCs w:val="20"/>
          </w:rPr>
          <w:delText>4</w:delText>
        </w:r>
        <w:r w:rsidR="00193766" w:rsidDel="00E35279">
          <w:rPr>
            <w:rFonts w:ascii="Times New Roman" w:hAnsi="Times New Roman" w:cs="Times New Roman"/>
            <w:color w:val="000000" w:themeColor="text1"/>
            <w:sz w:val="20"/>
            <w:szCs w:val="20"/>
          </w:rPr>
          <w:delText>5</w:delText>
        </w:r>
        <w:r w:rsidR="00E71EF5" w:rsidRPr="003C6D07" w:rsidDel="00E35279">
          <w:rPr>
            <w:rFonts w:ascii="Times New Roman" w:hAnsi="Times New Roman" w:cs="Times New Roman"/>
            <w:color w:val="000000" w:themeColor="text1"/>
            <w:sz w:val="20"/>
            <w:szCs w:val="20"/>
          </w:rPr>
          <w:delText>)</w:delText>
        </w:r>
        <w:r w:rsidR="00822869" w:rsidRPr="003C6D07" w:rsidDel="00E35279">
          <w:rPr>
            <w:rFonts w:ascii="Times New Roman" w:hAnsi="Times New Roman" w:cs="Times New Roman"/>
            <w:color w:val="000000" w:themeColor="text1"/>
            <w:sz w:val="20"/>
            <w:szCs w:val="20"/>
          </w:rPr>
          <w:delText xml:space="preserve"> </w:delText>
        </w:r>
        <w:r w:rsidR="0046458E" w:rsidRPr="003C6D07" w:rsidDel="00E35279">
          <w:rPr>
            <w:rFonts w:ascii="Times New Roman" w:hAnsi="Times New Roman" w:cs="Times New Roman"/>
            <w:color w:val="000000" w:themeColor="text1"/>
            <w:sz w:val="20"/>
            <w:szCs w:val="20"/>
          </w:rPr>
          <w:delText>B</w:delText>
        </w:r>
        <w:r w:rsidRPr="003C6D07" w:rsidDel="00E35279">
          <w:rPr>
            <w:rFonts w:ascii="Times New Roman" w:hAnsi="Times New Roman" w:cs="Times New Roman"/>
            <w:color w:val="000000" w:themeColor="text1"/>
            <w:sz w:val="20"/>
            <w:szCs w:val="20"/>
          </w:rPr>
          <w:delText xml:space="preserve">usiness </w:delText>
        </w:r>
        <w:r w:rsidR="0046458E" w:rsidRPr="003C6D07" w:rsidDel="00E35279">
          <w:rPr>
            <w:rFonts w:ascii="Times New Roman" w:hAnsi="Times New Roman" w:cs="Times New Roman"/>
            <w:color w:val="000000" w:themeColor="text1"/>
            <w:sz w:val="20"/>
            <w:szCs w:val="20"/>
          </w:rPr>
          <w:delText>D</w:delText>
        </w:r>
        <w:r w:rsidRPr="003C6D07" w:rsidDel="00E35279">
          <w:rPr>
            <w:rFonts w:ascii="Times New Roman" w:hAnsi="Times New Roman" w:cs="Times New Roman"/>
            <w:color w:val="000000" w:themeColor="text1"/>
            <w:sz w:val="20"/>
            <w:szCs w:val="20"/>
          </w:rPr>
          <w:delText xml:space="preserve">ays after the date MMBL credits the </w:delText>
        </w:r>
        <w:r w:rsidR="00214AF5" w:rsidDel="00E35279">
          <w:rPr>
            <w:rFonts w:ascii="Times New Roman" w:hAnsi="Times New Roman" w:cs="Times New Roman"/>
            <w:color w:val="000000" w:themeColor="text1"/>
            <w:sz w:val="20"/>
            <w:szCs w:val="20"/>
          </w:rPr>
          <w:delText>SSGC</w:delText>
        </w:r>
        <w:r w:rsidRPr="003C6D07" w:rsidDel="00E35279">
          <w:rPr>
            <w:rFonts w:ascii="Times New Roman" w:hAnsi="Times New Roman" w:cs="Times New Roman"/>
            <w:color w:val="000000" w:themeColor="text1"/>
            <w:sz w:val="20"/>
            <w:szCs w:val="20"/>
          </w:rPr>
          <w:delText xml:space="preserve">’s </w:delText>
        </w:r>
        <w:r w:rsidR="008C32F2" w:rsidRPr="003C6D07" w:rsidDel="00E35279">
          <w:rPr>
            <w:rFonts w:ascii="Times New Roman" w:hAnsi="Times New Roman" w:cs="Times New Roman"/>
            <w:color w:val="000000" w:themeColor="text1"/>
            <w:sz w:val="20"/>
            <w:szCs w:val="20"/>
          </w:rPr>
          <w:delText xml:space="preserve">Designated </w:delText>
        </w:r>
        <w:commentRangeStart w:id="33"/>
        <w:r w:rsidRPr="003C6D07" w:rsidDel="00E35279">
          <w:rPr>
            <w:rFonts w:ascii="Times New Roman" w:hAnsi="Times New Roman" w:cs="Times New Roman"/>
            <w:color w:val="000000" w:themeColor="text1"/>
            <w:sz w:val="20"/>
            <w:szCs w:val="20"/>
          </w:rPr>
          <w:delText xml:space="preserve">Account, the </w:delText>
        </w:r>
        <w:r w:rsidR="00214AF5" w:rsidDel="00E35279">
          <w:rPr>
            <w:rFonts w:ascii="Times New Roman" w:hAnsi="Times New Roman" w:cs="Times New Roman"/>
            <w:color w:val="000000" w:themeColor="text1"/>
            <w:sz w:val="20"/>
            <w:szCs w:val="20"/>
          </w:rPr>
          <w:delText>SSGC</w:delText>
        </w:r>
        <w:r w:rsidRPr="003C6D07" w:rsidDel="00E35279">
          <w:rPr>
            <w:rFonts w:ascii="Times New Roman" w:hAnsi="Times New Roman" w:cs="Times New Roman"/>
            <w:color w:val="000000" w:themeColor="text1"/>
            <w:sz w:val="20"/>
            <w:szCs w:val="20"/>
          </w:rPr>
          <w:delText xml:space="preserve"> shall be deemed to have accepted such amount </w:delText>
        </w:r>
      </w:del>
      <w:commentRangeEnd w:id="33"/>
      <w:r w:rsidR="00E35279">
        <w:rPr>
          <w:rStyle w:val="CommentReference"/>
          <w:rFonts w:ascii="Times New Roman" w:eastAsia="Arial Unicode MS" w:hAnsi="Arial Unicode MS" w:cs="Arial Unicode MS"/>
        </w:rPr>
        <w:commentReference w:id="33"/>
      </w:r>
      <w:del w:id="34" w:author="Madeeha Soomro (TF HO)" w:date="2026-03-17T13:07:00Z">
        <w:r w:rsidRPr="003C6D07" w:rsidDel="00E35279">
          <w:rPr>
            <w:rFonts w:ascii="Times New Roman" w:hAnsi="Times New Roman" w:cs="Times New Roman"/>
            <w:color w:val="000000" w:themeColor="text1"/>
            <w:sz w:val="20"/>
            <w:szCs w:val="20"/>
          </w:rPr>
          <w:delText xml:space="preserve">as correct and shall not be entitled to object to it thereafter, provided that nothing in this Clause shall preclude MMBL from correcting any error or discrepancy in such amount paid by deducting the same from the </w:delText>
        </w:r>
        <w:r w:rsidR="00214AF5" w:rsidDel="00E35279">
          <w:rPr>
            <w:rFonts w:ascii="Times New Roman" w:hAnsi="Times New Roman" w:cs="Times New Roman"/>
            <w:color w:val="000000" w:themeColor="text1"/>
            <w:sz w:val="20"/>
            <w:szCs w:val="20"/>
          </w:rPr>
          <w:delText>SSGC</w:delText>
        </w:r>
        <w:r w:rsidRPr="003C6D07" w:rsidDel="00E35279">
          <w:rPr>
            <w:rFonts w:ascii="Times New Roman" w:hAnsi="Times New Roman" w:cs="Times New Roman"/>
            <w:color w:val="000000" w:themeColor="text1"/>
            <w:sz w:val="20"/>
            <w:szCs w:val="20"/>
          </w:rPr>
          <w:delText xml:space="preserve"> </w:delText>
        </w:r>
        <w:r w:rsidR="00503B41" w:rsidRPr="003C6D07" w:rsidDel="00E35279">
          <w:rPr>
            <w:rFonts w:ascii="Times New Roman" w:hAnsi="Times New Roman" w:cs="Times New Roman"/>
            <w:color w:val="000000" w:themeColor="text1"/>
            <w:sz w:val="20"/>
            <w:szCs w:val="20"/>
          </w:rPr>
          <w:delText xml:space="preserve">Designated </w:delText>
        </w:r>
        <w:r w:rsidRPr="003C6D07" w:rsidDel="00E35279">
          <w:rPr>
            <w:rFonts w:ascii="Times New Roman" w:hAnsi="Times New Roman" w:cs="Times New Roman"/>
            <w:color w:val="000000" w:themeColor="text1"/>
            <w:sz w:val="20"/>
            <w:szCs w:val="20"/>
          </w:rPr>
          <w:delText>Account.</w:delText>
        </w:r>
      </w:del>
    </w:p>
    <w:p w14:paraId="64BBB44D" w14:textId="77777777" w:rsidR="00DE67B3" w:rsidRPr="003C6D07" w:rsidRDefault="00DE67B3" w:rsidP="00DE67B3">
      <w:pPr>
        <w:pStyle w:val="ListParagraph"/>
        <w:rPr>
          <w:rFonts w:ascii="Times New Roman" w:hAnsi="Times New Roman" w:cs="Times New Roman"/>
          <w:color w:val="000000" w:themeColor="text1"/>
          <w:sz w:val="20"/>
          <w:szCs w:val="20"/>
        </w:rPr>
      </w:pPr>
    </w:p>
    <w:p w14:paraId="1000CB1D" w14:textId="77777777" w:rsidR="00DA5508" w:rsidRPr="003C6D07" w:rsidRDefault="00DE67B3" w:rsidP="001A7D12">
      <w:pPr>
        <w:ind w:left="-540" w:right="-900" w:firstLine="900"/>
        <w:jc w:val="both"/>
        <w:rPr>
          <w:rFonts w:ascii="Times New Roman" w:eastAsia="Trebuchet MS" w:hAnsi="Times New Roman" w:cs="Times New Roman"/>
          <w:b/>
          <w:color w:val="000000" w:themeColor="text1"/>
          <w:sz w:val="20"/>
          <w:szCs w:val="20"/>
          <w:u w:color="000000"/>
          <w:bdr w:val="nil"/>
        </w:rPr>
      </w:pPr>
      <w:r w:rsidRPr="003C6D07">
        <w:rPr>
          <w:rFonts w:ascii="Times New Roman" w:eastAsia="Trebuchet MS" w:hAnsi="Times New Roman" w:cs="Times New Roman"/>
          <w:b/>
          <w:color w:val="000000" w:themeColor="text1"/>
          <w:sz w:val="20"/>
          <w:szCs w:val="20"/>
          <w:u w:color="000000"/>
          <w:bdr w:val="nil"/>
        </w:rPr>
        <w:t>TABLE A</w:t>
      </w:r>
    </w:p>
    <w:tbl>
      <w:tblPr>
        <w:tblStyle w:val="TableGrid"/>
        <w:tblW w:w="9360" w:type="dxa"/>
        <w:tblInd w:w="445" w:type="dxa"/>
        <w:tblLook w:val="04A0" w:firstRow="1" w:lastRow="0" w:firstColumn="1" w:lastColumn="0" w:noHBand="0" w:noVBand="1"/>
      </w:tblPr>
      <w:tblGrid>
        <w:gridCol w:w="1350"/>
        <w:gridCol w:w="3874"/>
        <w:gridCol w:w="4136"/>
      </w:tblGrid>
      <w:tr w:rsidR="00B01B27" w:rsidRPr="003C6D07" w14:paraId="070123C0" w14:textId="77777777" w:rsidTr="004418D2">
        <w:trPr>
          <w:trHeight w:val="218"/>
        </w:trPr>
        <w:tc>
          <w:tcPr>
            <w:tcW w:w="1350" w:type="dxa"/>
          </w:tcPr>
          <w:p w14:paraId="097CC28C" w14:textId="77777777" w:rsidR="0002007C" w:rsidRPr="004418D2" w:rsidRDefault="0002007C" w:rsidP="004418D2">
            <w:pPr>
              <w:ind w:right="-900"/>
              <w:rPr>
                <w:rFonts w:ascii="Times New Roman" w:eastAsia="Trebuchet MS" w:hAnsi="Times New Roman" w:cs="Times New Roman"/>
                <w:b/>
                <w:color w:val="000000" w:themeColor="text1"/>
                <w:sz w:val="20"/>
                <w:szCs w:val="20"/>
                <w:u w:color="000000"/>
                <w:bdr w:val="nil"/>
              </w:rPr>
            </w:pPr>
            <w:r w:rsidRPr="004418D2">
              <w:rPr>
                <w:rFonts w:ascii="Times New Roman" w:eastAsia="Trebuchet MS" w:hAnsi="Times New Roman" w:cs="Times New Roman"/>
                <w:b/>
                <w:color w:val="000000" w:themeColor="text1"/>
                <w:sz w:val="20"/>
                <w:szCs w:val="20"/>
                <w:u w:color="000000"/>
                <w:bdr w:val="nil"/>
              </w:rPr>
              <w:t>Type</w:t>
            </w:r>
          </w:p>
        </w:tc>
        <w:tc>
          <w:tcPr>
            <w:tcW w:w="3874" w:type="dxa"/>
          </w:tcPr>
          <w:p w14:paraId="12403261" w14:textId="77777777" w:rsidR="0002007C" w:rsidRPr="003C6D07" w:rsidRDefault="00BD47CD" w:rsidP="00FE7D93">
            <w:pPr>
              <w:ind w:right="-900"/>
              <w:jc w:val="center"/>
              <w:rPr>
                <w:rFonts w:ascii="Times New Roman" w:eastAsia="Trebuchet MS" w:hAnsi="Times New Roman" w:cs="Times New Roman"/>
                <w:b/>
                <w:color w:val="000000" w:themeColor="text1"/>
                <w:sz w:val="20"/>
                <w:szCs w:val="20"/>
                <w:u w:color="000000"/>
                <w:bdr w:val="nil"/>
              </w:rPr>
            </w:pPr>
            <w:r w:rsidRPr="003C6D07">
              <w:rPr>
                <w:rFonts w:ascii="Times New Roman" w:eastAsia="Trebuchet MS" w:hAnsi="Times New Roman" w:cs="Times New Roman"/>
                <w:b/>
                <w:color w:val="000000" w:themeColor="text1"/>
                <w:sz w:val="20"/>
                <w:szCs w:val="20"/>
                <w:u w:color="000000"/>
                <w:bdr w:val="nil"/>
              </w:rPr>
              <w:t>Via USSD String/Menu</w:t>
            </w:r>
          </w:p>
        </w:tc>
        <w:tc>
          <w:tcPr>
            <w:tcW w:w="4136" w:type="dxa"/>
          </w:tcPr>
          <w:p w14:paraId="43D96B96" w14:textId="77777777" w:rsidR="0002007C" w:rsidRPr="003C6D07" w:rsidRDefault="00BD47CD" w:rsidP="00FE7D93">
            <w:pPr>
              <w:ind w:right="-900"/>
              <w:jc w:val="center"/>
              <w:rPr>
                <w:rFonts w:ascii="Times New Roman" w:eastAsia="Trebuchet MS" w:hAnsi="Times New Roman" w:cs="Times New Roman"/>
                <w:b/>
                <w:color w:val="000000" w:themeColor="text1"/>
                <w:sz w:val="20"/>
                <w:szCs w:val="20"/>
                <w:u w:color="000000"/>
                <w:bdr w:val="nil"/>
              </w:rPr>
            </w:pPr>
            <w:r w:rsidRPr="003C6D07">
              <w:rPr>
                <w:rFonts w:ascii="Times New Roman" w:eastAsia="Trebuchet MS" w:hAnsi="Times New Roman" w:cs="Times New Roman"/>
                <w:b/>
                <w:color w:val="000000" w:themeColor="text1"/>
                <w:sz w:val="20"/>
                <w:szCs w:val="20"/>
                <w:u w:color="000000"/>
                <w:bdr w:val="nil"/>
              </w:rPr>
              <w:t xml:space="preserve">Via </w:t>
            </w:r>
            <w:r w:rsidR="00AC74C5" w:rsidRPr="003C6D07">
              <w:rPr>
                <w:rFonts w:ascii="Times New Roman" w:eastAsia="Trebuchet MS" w:hAnsi="Times New Roman" w:cs="Times New Roman"/>
                <w:b/>
                <w:color w:val="000000" w:themeColor="text1"/>
                <w:sz w:val="20"/>
                <w:szCs w:val="20"/>
                <w:u w:color="000000"/>
                <w:bdr w:val="nil"/>
              </w:rPr>
              <w:t>App</w:t>
            </w:r>
          </w:p>
        </w:tc>
      </w:tr>
      <w:tr w:rsidR="00B01B27" w:rsidRPr="003C6D07" w14:paraId="297CC4AC" w14:textId="77777777" w:rsidTr="004418D2">
        <w:trPr>
          <w:trHeight w:val="1916"/>
        </w:trPr>
        <w:tc>
          <w:tcPr>
            <w:tcW w:w="1350" w:type="dxa"/>
          </w:tcPr>
          <w:p w14:paraId="51C53073" w14:textId="77777777" w:rsidR="0002007C" w:rsidRPr="003C6D07" w:rsidRDefault="00BD47CD" w:rsidP="001B524A">
            <w:pPr>
              <w:ind w:right="-900"/>
              <w:jc w:val="both"/>
              <w:rPr>
                <w:rFonts w:ascii="Times New Roman" w:hAnsi="Times New Roman" w:cs="Times New Roman"/>
                <w:b/>
                <w:color w:val="000000" w:themeColor="text1"/>
                <w:sz w:val="20"/>
                <w:szCs w:val="20"/>
              </w:rPr>
            </w:pPr>
            <w:r w:rsidRPr="003C6D07">
              <w:rPr>
                <w:rFonts w:ascii="Times New Roman" w:eastAsia="Trebuchet MS" w:hAnsi="Times New Roman" w:cs="Times New Roman"/>
                <w:b/>
                <w:color w:val="000000" w:themeColor="text1"/>
                <w:sz w:val="20"/>
                <w:szCs w:val="20"/>
                <w:u w:color="000000"/>
                <w:bdr w:val="nil"/>
              </w:rPr>
              <w:t>P</w:t>
            </w:r>
            <w:r w:rsidR="0002007C" w:rsidRPr="003C6D07">
              <w:rPr>
                <w:rFonts w:ascii="Times New Roman" w:eastAsia="Trebuchet MS" w:hAnsi="Times New Roman" w:cs="Times New Roman"/>
                <w:b/>
                <w:color w:val="000000" w:themeColor="text1"/>
                <w:sz w:val="20"/>
                <w:szCs w:val="20"/>
                <w:u w:color="000000"/>
                <w:bdr w:val="nil"/>
              </w:rPr>
              <w:t>rocess</w:t>
            </w:r>
          </w:p>
        </w:tc>
        <w:tc>
          <w:tcPr>
            <w:tcW w:w="3874" w:type="dxa"/>
          </w:tcPr>
          <w:p w14:paraId="14E0925B" w14:textId="0B661C69" w:rsidR="00BD47CD" w:rsidRPr="003C6D07" w:rsidRDefault="00BD47CD" w:rsidP="00C31B9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Dial *786# and select </w:t>
            </w:r>
            <w:r w:rsidR="001C4585" w:rsidRPr="003C6D07">
              <w:rPr>
                <w:rFonts w:ascii="Times New Roman" w:hAnsi="Times New Roman" w:cs="Times New Roman"/>
                <w:color w:val="000000" w:themeColor="text1"/>
                <w:sz w:val="20"/>
                <w:szCs w:val="20"/>
              </w:rPr>
              <w:t>10</w:t>
            </w:r>
            <w:r w:rsidRPr="003C6D07">
              <w:rPr>
                <w:rFonts w:ascii="Times New Roman" w:hAnsi="Times New Roman" w:cs="Times New Roman"/>
                <w:color w:val="000000" w:themeColor="text1"/>
                <w:sz w:val="20"/>
                <w:szCs w:val="20"/>
              </w:rPr>
              <w:t xml:space="preserve">. </w:t>
            </w:r>
            <w:proofErr w:type="spellStart"/>
            <w:r w:rsidRPr="003C6D07">
              <w:rPr>
                <w:rFonts w:ascii="Times New Roman" w:hAnsi="Times New Roman" w:cs="Times New Roman"/>
                <w:color w:val="000000" w:themeColor="text1"/>
                <w:sz w:val="20"/>
                <w:szCs w:val="20"/>
              </w:rPr>
              <w:t>QuickPay</w:t>
            </w:r>
            <w:proofErr w:type="spellEnd"/>
            <w:r w:rsidRPr="003C6D07">
              <w:rPr>
                <w:rFonts w:ascii="Times New Roman" w:hAnsi="Times New Roman" w:cs="Times New Roman"/>
                <w:color w:val="000000" w:themeColor="text1"/>
                <w:sz w:val="20"/>
                <w:szCs w:val="20"/>
              </w:rPr>
              <w:t xml:space="preserve"> option </w:t>
            </w:r>
          </w:p>
          <w:p w14:paraId="065B7A17" w14:textId="77777777" w:rsidR="00BD47CD" w:rsidRPr="003C6D07" w:rsidRDefault="00BD47CD" w:rsidP="00C31B9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Enter 8 digits </w:t>
            </w:r>
            <w:proofErr w:type="spellStart"/>
            <w:r w:rsidRPr="003C6D07">
              <w:rPr>
                <w:rFonts w:ascii="Times New Roman" w:hAnsi="Times New Roman" w:cs="Times New Roman"/>
                <w:color w:val="000000" w:themeColor="text1"/>
                <w:sz w:val="20"/>
                <w:szCs w:val="20"/>
              </w:rPr>
              <w:t>QuickPay</w:t>
            </w:r>
            <w:proofErr w:type="spellEnd"/>
            <w:r w:rsidRPr="003C6D07">
              <w:rPr>
                <w:rFonts w:ascii="Times New Roman" w:hAnsi="Times New Roman" w:cs="Times New Roman"/>
                <w:color w:val="000000" w:themeColor="text1"/>
                <w:sz w:val="20"/>
                <w:szCs w:val="20"/>
              </w:rPr>
              <w:t xml:space="preserve"> ID </w:t>
            </w:r>
          </w:p>
          <w:p w14:paraId="7E676D56" w14:textId="77777777" w:rsidR="00C21093" w:rsidRPr="003C6D07" w:rsidRDefault="00C21093" w:rsidP="00C31B9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Re-enter 8 digits </w:t>
            </w:r>
            <w:proofErr w:type="spellStart"/>
            <w:r w:rsidRPr="003C6D07">
              <w:rPr>
                <w:rFonts w:ascii="Times New Roman" w:hAnsi="Times New Roman" w:cs="Times New Roman"/>
                <w:color w:val="000000" w:themeColor="text1"/>
                <w:sz w:val="20"/>
                <w:szCs w:val="20"/>
              </w:rPr>
              <w:t>QuickPay</w:t>
            </w:r>
            <w:proofErr w:type="spellEnd"/>
            <w:r w:rsidRPr="003C6D07">
              <w:rPr>
                <w:rFonts w:ascii="Times New Roman" w:hAnsi="Times New Roman" w:cs="Times New Roman"/>
                <w:color w:val="000000" w:themeColor="text1"/>
                <w:sz w:val="20"/>
                <w:szCs w:val="20"/>
              </w:rPr>
              <w:t xml:space="preserve"> ID</w:t>
            </w:r>
          </w:p>
          <w:p w14:paraId="60DA8A28" w14:textId="0F6CA77C" w:rsidR="00BD47CD" w:rsidRPr="003C6D07" w:rsidDel="00A360E0" w:rsidRDefault="00BD47CD" w:rsidP="00C31B9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del w:id="35" w:author="Madeeha Soomro (TF HO)" w:date="2026-03-18T14:22:00Z"/>
                <w:rFonts w:ascii="Times New Roman" w:hAnsi="Times New Roman" w:cs="Times New Roman"/>
                <w:color w:val="000000" w:themeColor="text1"/>
                <w:sz w:val="20"/>
                <w:szCs w:val="20"/>
              </w:rPr>
            </w:pPr>
            <w:del w:id="36" w:author="Madeeha Soomro (TF HO)" w:date="2026-03-18T14:22:00Z">
              <w:r w:rsidRPr="003C6D07" w:rsidDel="00A360E0">
                <w:rPr>
                  <w:rFonts w:ascii="Times New Roman" w:hAnsi="Times New Roman" w:cs="Times New Roman"/>
                  <w:color w:val="000000" w:themeColor="text1"/>
                  <w:sz w:val="20"/>
                  <w:szCs w:val="20"/>
                </w:rPr>
                <w:delText>Enter Transaction Amount</w:delText>
              </w:r>
            </w:del>
          </w:p>
          <w:p w14:paraId="3AF2FB92" w14:textId="77777777" w:rsidR="00BD47CD" w:rsidRPr="003C6D07" w:rsidRDefault="00BD47CD" w:rsidP="00C31B9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Enter MPIN for confirmation</w:t>
            </w:r>
          </w:p>
          <w:p w14:paraId="16A9DE1E" w14:textId="77777777" w:rsidR="0002007C" w:rsidRPr="003C6D07" w:rsidRDefault="00BD47CD" w:rsidP="00C31B92">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color w:val="1F497D"/>
                <w:sz w:val="20"/>
                <w:szCs w:val="20"/>
              </w:rPr>
            </w:pPr>
            <w:r w:rsidRPr="003C6D07">
              <w:rPr>
                <w:rFonts w:ascii="Times New Roman" w:hAnsi="Times New Roman" w:cs="Times New Roman"/>
                <w:color w:val="000000" w:themeColor="text1"/>
                <w:sz w:val="20"/>
                <w:szCs w:val="20"/>
              </w:rPr>
              <w:t>Payment successful pop-up is received / SMS is sent via 8558</w:t>
            </w:r>
          </w:p>
        </w:tc>
        <w:tc>
          <w:tcPr>
            <w:tcW w:w="4136" w:type="dxa"/>
          </w:tcPr>
          <w:p w14:paraId="0DBAE2B8" w14:textId="77777777" w:rsidR="00BD47CD" w:rsidRPr="003C6D07" w:rsidRDefault="00BD47CD" w:rsidP="00C31B92">
            <w:pPr>
              <w:pStyle w:val="ListParagraph"/>
              <w:numPr>
                <w:ilvl w:val="0"/>
                <w:numId w:val="10"/>
              </w:numP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Open </w:t>
            </w:r>
            <w:r w:rsidR="00AC74C5" w:rsidRPr="003C6D07">
              <w:rPr>
                <w:rFonts w:ascii="Times New Roman" w:hAnsi="Times New Roman" w:cs="Times New Roman"/>
                <w:color w:val="000000" w:themeColor="text1"/>
                <w:sz w:val="20"/>
                <w:szCs w:val="20"/>
              </w:rPr>
              <w:t>App</w:t>
            </w:r>
          </w:p>
          <w:p w14:paraId="55985AB3" w14:textId="77777777" w:rsidR="00E31E8A" w:rsidRPr="003C6D07" w:rsidRDefault="00E31E8A" w:rsidP="00C31B92">
            <w:pPr>
              <w:pStyle w:val="ListParagraph"/>
              <w:numPr>
                <w:ilvl w:val="0"/>
                <w:numId w:val="10"/>
              </w:numP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Choose QR scan option from the menu on the bottom</w:t>
            </w:r>
          </w:p>
          <w:p w14:paraId="50DC6529" w14:textId="77777777" w:rsidR="00BD47CD" w:rsidRPr="003C6D07" w:rsidRDefault="00BD47CD" w:rsidP="00C31B92">
            <w:pPr>
              <w:pStyle w:val="ListParagraph"/>
              <w:numPr>
                <w:ilvl w:val="0"/>
                <w:numId w:val="10"/>
              </w:numP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Scan designated QR code </w:t>
            </w:r>
          </w:p>
          <w:p w14:paraId="3221B175" w14:textId="4D59F72F" w:rsidR="00BD47CD" w:rsidRPr="003C6D07" w:rsidDel="00A360E0" w:rsidRDefault="00BD47CD" w:rsidP="00C31B92">
            <w:pPr>
              <w:pStyle w:val="ListParagraph"/>
              <w:numPr>
                <w:ilvl w:val="0"/>
                <w:numId w:val="10"/>
              </w:numPr>
              <w:rPr>
                <w:del w:id="37" w:author="Madeeha Soomro (TF HO)" w:date="2026-03-18T14:22:00Z"/>
                <w:rFonts w:ascii="Times New Roman" w:hAnsi="Times New Roman" w:cs="Times New Roman"/>
                <w:color w:val="000000" w:themeColor="text1"/>
                <w:sz w:val="20"/>
                <w:szCs w:val="20"/>
              </w:rPr>
            </w:pPr>
            <w:del w:id="38" w:author="Madeeha Soomro (TF HO)" w:date="2026-03-18T14:22:00Z">
              <w:r w:rsidRPr="003C6D07" w:rsidDel="00A360E0">
                <w:rPr>
                  <w:rFonts w:ascii="Times New Roman" w:hAnsi="Times New Roman" w:cs="Times New Roman"/>
                  <w:color w:val="000000" w:themeColor="text1"/>
                  <w:sz w:val="20"/>
                  <w:szCs w:val="20"/>
                </w:rPr>
                <w:delText>Enter Transaction Amount</w:delText>
              </w:r>
            </w:del>
          </w:p>
          <w:p w14:paraId="51A1ADFE" w14:textId="77777777" w:rsidR="00BD47CD" w:rsidRPr="003C6D07" w:rsidRDefault="00BD47CD" w:rsidP="00C31B92">
            <w:pPr>
              <w:pStyle w:val="ListParagraph"/>
              <w:numPr>
                <w:ilvl w:val="0"/>
                <w:numId w:val="10"/>
              </w:numP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Enter MPIN for confirmation</w:t>
            </w:r>
          </w:p>
          <w:p w14:paraId="15EFBEF0" w14:textId="4986B806" w:rsidR="0002007C" w:rsidRPr="003C6D07" w:rsidRDefault="00BD47CD" w:rsidP="00C31B92">
            <w:pPr>
              <w:pStyle w:val="ListParagraph"/>
              <w:numPr>
                <w:ilvl w:val="0"/>
                <w:numId w:val="10"/>
              </w:numP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Payment successful receipt </w:t>
            </w:r>
            <w:proofErr w:type="gramStart"/>
            <w:r w:rsidRPr="003C6D07">
              <w:rPr>
                <w:rFonts w:ascii="Times New Roman" w:hAnsi="Times New Roman" w:cs="Times New Roman"/>
                <w:color w:val="000000" w:themeColor="text1"/>
                <w:sz w:val="20"/>
                <w:szCs w:val="20"/>
              </w:rPr>
              <w:t>is displayed</w:t>
            </w:r>
            <w:proofErr w:type="gramEnd"/>
            <w:r w:rsidRPr="003C6D07">
              <w:rPr>
                <w:rFonts w:ascii="Times New Roman" w:hAnsi="Times New Roman" w:cs="Times New Roman"/>
                <w:color w:val="000000" w:themeColor="text1"/>
                <w:sz w:val="20"/>
                <w:szCs w:val="20"/>
              </w:rPr>
              <w:t xml:space="preserve"> and SMS confirmation is received from 8558.</w:t>
            </w:r>
          </w:p>
        </w:tc>
      </w:tr>
    </w:tbl>
    <w:p w14:paraId="1B6F3529" w14:textId="77777777" w:rsidR="0002007C" w:rsidRPr="003C6D07" w:rsidRDefault="0002007C" w:rsidP="003C6D07">
      <w:pPr>
        <w:ind w:right="-900"/>
        <w:jc w:val="both"/>
        <w:rPr>
          <w:rFonts w:ascii="Times New Roman" w:hAnsi="Times New Roman" w:cs="Times New Roman"/>
          <w:b/>
          <w:color w:val="000000" w:themeColor="text1"/>
          <w:sz w:val="20"/>
          <w:szCs w:val="20"/>
        </w:rPr>
      </w:pPr>
    </w:p>
    <w:p w14:paraId="14572510" w14:textId="77777777" w:rsidR="0002007C" w:rsidRPr="003C6D07" w:rsidRDefault="0002007C" w:rsidP="00ED11FF">
      <w:pPr>
        <w:pStyle w:val="ListParagraph"/>
        <w:ind w:left="-90"/>
        <w:jc w:val="both"/>
        <w:rPr>
          <w:rFonts w:ascii="Times New Roman" w:hAnsi="Times New Roman" w:cs="Times New Roman"/>
          <w:color w:val="000000" w:themeColor="text1"/>
          <w:sz w:val="20"/>
          <w:szCs w:val="20"/>
        </w:rPr>
      </w:pPr>
    </w:p>
    <w:p w14:paraId="6E358F02" w14:textId="1778A6F2" w:rsidR="001C181B" w:rsidRPr="003C6D07" w:rsidRDefault="00214AF5" w:rsidP="001A7D12">
      <w:pPr>
        <w:pStyle w:val="ListParagraph"/>
        <w:numPr>
          <w:ilvl w:val="0"/>
          <w:numId w:val="5"/>
        </w:numPr>
        <w:ind w:left="180" w:right="-360" w:hanging="180"/>
        <w:jc w:val="both"/>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SSGC</w:t>
      </w:r>
      <w:r w:rsidR="009F1C24" w:rsidRPr="003C6D07">
        <w:rPr>
          <w:rFonts w:ascii="Times New Roman" w:hAnsi="Times New Roman" w:cs="Times New Roman"/>
          <w:b/>
          <w:color w:val="000000" w:themeColor="text1"/>
          <w:sz w:val="20"/>
          <w:szCs w:val="20"/>
        </w:rPr>
        <w:t xml:space="preserve"> </w:t>
      </w:r>
      <w:ins w:id="39" w:author="Madeeha Soomro (TF HO)" w:date="2026-03-18T14:17:00Z">
        <w:r w:rsidR="00880594">
          <w:rPr>
            <w:rFonts w:ascii="Times New Roman" w:hAnsi="Times New Roman" w:cs="Times New Roman"/>
            <w:b/>
            <w:color w:val="000000" w:themeColor="text1"/>
            <w:sz w:val="20"/>
            <w:szCs w:val="20"/>
          </w:rPr>
          <w:t xml:space="preserve">and MMBL </w:t>
        </w:r>
      </w:ins>
      <w:ins w:id="40" w:author="Madeeha Soomro (TF HO)" w:date="2026-03-17T13:58:00Z">
        <w:r w:rsidR="00AB61E1">
          <w:rPr>
            <w:rFonts w:ascii="Times New Roman" w:hAnsi="Times New Roman" w:cs="Times New Roman"/>
            <w:b/>
            <w:color w:val="000000" w:themeColor="text1"/>
            <w:sz w:val="20"/>
            <w:szCs w:val="20"/>
          </w:rPr>
          <w:t xml:space="preserve">RIGHTS &amp; </w:t>
        </w:r>
      </w:ins>
      <w:r w:rsidR="001C181B" w:rsidRPr="003C6D07">
        <w:rPr>
          <w:rFonts w:ascii="Times New Roman" w:hAnsi="Times New Roman" w:cs="Times New Roman"/>
          <w:b/>
          <w:color w:val="000000" w:themeColor="text1"/>
          <w:sz w:val="20"/>
          <w:szCs w:val="20"/>
        </w:rPr>
        <w:t>OBLIGATIONS</w:t>
      </w:r>
      <w:r w:rsidR="00563ED2" w:rsidRPr="003C6D07">
        <w:rPr>
          <w:rFonts w:ascii="Times New Roman" w:hAnsi="Times New Roman" w:cs="Times New Roman"/>
          <w:b/>
          <w:color w:val="000000" w:themeColor="text1"/>
          <w:sz w:val="20"/>
          <w:szCs w:val="20"/>
        </w:rPr>
        <w:t xml:space="preserve"> </w:t>
      </w:r>
      <w:del w:id="41" w:author="Madeeha Soomro (TF HO)" w:date="2026-03-17T13:58:00Z">
        <w:r w:rsidR="00563ED2" w:rsidRPr="003C6D07" w:rsidDel="00AB61E1">
          <w:rPr>
            <w:rFonts w:ascii="Times New Roman" w:hAnsi="Times New Roman" w:cs="Times New Roman"/>
            <w:b/>
            <w:color w:val="000000" w:themeColor="text1"/>
            <w:sz w:val="20"/>
            <w:szCs w:val="20"/>
          </w:rPr>
          <w:delText>&amp; RESPO</w:delText>
        </w:r>
        <w:r w:rsidR="00FE7D93" w:rsidRPr="003C6D07" w:rsidDel="00AB61E1">
          <w:rPr>
            <w:rFonts w:ascii="Times New Roman" w:hAnsi="Times New Roman" w:cs="Times New Roman"/>
            <w:b/>
            <w:color w:val="000000" w:themeColor="text1"/>
            <w:sz w:val="20"/>
            <w:szCs w:val="20"/>
          </w:rPr>
          <w:delText>N</w:delText>
        </w:r>
        <w:r w:rsidR="00563ED2" w:rsidRPr="003C6D07" w:rsidDel="00AB61E1">
          <w:rPr>
            <w:rFonts w:ascii="Times New Roman" w:hAnsi="Times New Roman" w:cs="Times New Roman"/>
            <w:b/>
            <w:color w:val="000000" w:themeColor="text1"/>
            <w:sz w:val="20"/>
            <w:szCs w:val="20"/>
          </w:rPr>
          <w:delText>SIBILIT</w:delText>
        </w:r>
        <w:r w:rsidR="00FE7D93" w:rsidRPr="003C6D07" w:rsidDel="00AB61E1">
          <w:rPr>
            <w:rFonts w:ascii="Times New Roman" w:hAnsi="Times New Roman" w:cs="Times New Roman"/>
            <w:b/>
            <w:color w:val="000000" w:themeColor="text1"/>
            <w:sz w:val="20"/>
            <w:szCs w:val="20"/>
          </w:rPr>
          <w:delText>I</w:delText>
        </w:r>
        <w:r w:rsidR="00563ED2" w:rsidRPr="003C6D07" w:rsidDel="00AB61E1">
          <w:rPr>
            <w:rFonts w:ascii="Times New Roman" w:hAnsi="Times New Roman" w:cs="Times New Roman"/>
            <w:b/>
            <w:color w:val="000000" w:themeColor="text1"/>
            <w:sz w:val="20"/>
            <w:szCs w:val="20"/>
          </w:rPr>
          <w:delText>ES</w:delText>
        </w:r>
      </w:del>
    </w:p>
    <w:p w14:paraId="17BC2269" w14:textId="77777777" w:rsidR="009A1331" w:rsidRPr="003C6D07" w:rsidRDefault="009A1331" w:rsidP="00F7364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90" w:right="-360"/>
        <w:contextualSpacing/>
        <w:jc w:val="both"/>
        <w:rPr>
          <w:rFonts w:ascii="Times New Roman" w:hAnsi="Times New Roman" w:cs="Times New Roman"/>
          <w:color w:val="000000" w:themeColor="text1"/>
          <w:sz w:val="20"/>
          <w:szCs w:val="20"/>
        </w:rPr>
      </w:pPr>
    </w:p>
    <w:p w14:paraId="2780D22A" w14:textId="2ECFF25A" w:rsidR="009A1331" w:rsidRPr="001F1DED" w:rsidRDefault="00214AF5"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b/>
          <w:color w:val="000000" w:themeColor="text1"/>
          <w:sz w:val="20"/>
          <w:szCs w:val="20"/>
        </w:rPr>
      </w:pPr>
      <w:r w:rsidRPr="001F1DED">
        <w:rPr>
          <w:rFonts w:ascii="Times New Roman" w:hAnsi="Times New Roman" w:cs="Times New Roman"/>
          <w:b/>
          <w:color w:val="000000" w:themeColor="text1"/>
          <w:sz w:val="20"/>
          <w:szCs w:val="20"/>
        </w:rPr>
        <w:t>SSGC</w:t>
      </w:r>
      <w:r w:rsidR="009A1331" w:rsidRPr="001F1DED">
        <w:rPr>
          <w:rFonts w:ascii="Times New Roman" w:hAnsi="Times New Roman" w:cs="Times New Roman"/>
          <w:b/>
          <w:color w:val="000000" w:themeColor="text1"/>
          <w:sz w:val="20"/>
          <w:szCs w:val="20"/>
        </w:rPr>
        <w:t xml:space="preserve"> shall:</w:t>
      </w:r>
    </w:p>
    <w:p w14:paraId="12C96541" w14:textId="592D5B27" w:rsidR="00ED29B7" w:rsidRPr="003C6D07" w:rsidRDefault="00214AF5"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SSGC</w:t>
      </w:r>
      <w:r w:rsidR="00ED29B7" w:rsidRPr="003C6D07">
        <w:rPr>
          <w:rFonts w:ascii="Times New Roman" w:hAnsi="Times New Roman" w:cs="Times New Roman"/>
          <w:color w:val="000000" w:themeColor="text1"/>
          <w:sz w:val="20"/>
          <w:szCs w:val="20"/>
        </w:rPr>
        <w:t xml:space="preserve"> shall open a Branchless Banking Account with MMBL for deployment of this payment collection service and will provide all required </w:t>
      </w:r>
      <w:r w:rsidR="000B5A9A" w:rsidRPr="003C6D07">
        <w:rPr>
          <w:rFonts w:ascii="Times New Roman" w:hAnsi="Times New Roman" w:cs="Times New Roman"/>
          <w:color w:val="000000" w:themeColor="text1"/>
          <w:sz w:val="20"/>
          <w:szCs w:val="20"/>
        </w:rPr>
        <w:t>documents</w:t>
      </w:r>
      <w:r w:rsidR="00FE7D93" w:rsidRPr="003C6D07">
        <w:rPr>
          <w:rFonts w:ascii="Times New Roman" w:hAnsi="Times New Roman" w:cs="Times New Roman"/>
          <w:color w:val="000000" w:themeColor="text1"/>
          <w:sz w:val="20"/>
          <w:szCs w:val="20"/>
        </w:rPr>
        <w:t>.</w:t>
      </w:r>
    </w:p>
    <w:p w14:paraId="533E1AD2" w14:textId="77777777" w:rsidR="00FE7D93" w:rsidRPr="003C6D07" w:rsidRDefault="00FE7D93"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p>
    <w:p w14:paraId="1097CA93" w14:textId="7C32D1D8" w:rsidR="009A1331" w:rsidRPr="003C6D07" w:rsidRDefault="00F73644"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A</w:t>
      </w:r>
      <w:r w:rsidR="009A1331" w:rsidRPr="003C6D07">
        <w:rPr>
          <w:rFonts w:ascii="Times New Roman" w:hAnsi="Times New Roman" w:cs="Times New Roman"/>
          <w:color w:val="000000" w:themeColor="text1"/>
          <w:sz w:val="20"/>
          <w:szCs w:val="20"/>
        </w:rPr>
        <w:t xml:space="preserve">cknowledge and agree that MMBL is providing only the medium of payment to the Customer(s) of </w:t>
      </w:r>
      <w:r w:rsidR="00214AF5">
        <w:rPr>
          <w:rFonts w:ascii="Times New Roman" w:hAnsi="Times New Roman" w:cs="Times New Roman"/>
          <w:color w:val="000000" w:themeColor="text1"/>
          <w:sz w:val="20"/>
          <w:szCs w:val="20"/>
        </w:rPr>
        <w:t>SSGC</w:t>
      </w:r>
      <w:r w:rsidR="009A1331" w:rsidRPr="003C6D07">
        <w:rPr>
          <w:rFonts w:ascii="Times New Roman" w:hAnsi="Times New Roman" w:cs="Times New Roman"/>
          <w:color w:val="000000" w:themeColor="text1"/>
          <w:sz w:val="20"/>
          <w:szCs w:val="20"/>
        </w:rPr>
        <w:t xml:space="preserve"> and MMBL shall not be held liable for any Customer claim of any nature whatsoever at any time during the currency and/or after expiry of this Agreement</w:t>
      </w:r>
      <w:ins w:id="42" w:author="Madeeha Soomro (TF HO)" w:date="2026-03-17T14:11:00Z">
        <w:r w:rsidR="00674E20">
          <w:rPr>
            <w:rFonts w:ascii="Times New Roman" w:hAnsi="Times New Roman" w:cs="Times New Roman"/>
            <w:color w:val="000000" w:themeColor="text1"/>
            <w:sz w:val="20"/>
            <w:szCs w:val="20"/>
          </w:rPr>
          <w:t xml:space="preserve"> in case the payment is not outstanding at MMBL end</w:t>
        </w:r>
      </w:ins>
      <w:r w:rsidR="00E20F1F" w:rsidRPr="003C6D07">
        <w:rPr>
          <w:rFonts w:ascii="Times New Roman" w:hAnsi="Times New Roman" w:cs="Times New Roman"/>
          <w:color w:val="000000" w:themeColor="text1"/>
          <w:sz w:val="20"/>
          <w:szCs w:val="20"/>
        </w:rPr>
        <w:t>.</w:t>
      </w:r>
    </w:p>
    <w:p w14:paraId="2A432C8A" w14:textId="77777777" w:rsidR="00E9784E" w:rsidRPr="003C6D07" w:rsidRDefault="00E9784E"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p>
    <w:p w14:paraId="6E107A61" w14:textId="56A0F8FE" w:rsidR="00BA4F43" w:rsidRPr="003C6D07" w:rsidRDefault="008F2822"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C</w:t>
      </w:r>
      <w:r w:rsidR="00E9784E" w:rsidRPr="003C6D07">
        <w:rPr>
          <w:rFonts w:ascii="Times New Roman" w:hAnsi="Times New Roman" w:cs="Times New Roman"/>
          <w:color w:val="000000" w:themeColor="text1"/>
          <w:sz w:val="20"/>
          <w:szCs w:val="20"/>
        </w:rPr>
        <w:t xml:space="preserve">arry out all verifications for the Customer as may be required on an independent basis. The </w:t>
      </w:r>
      <w:r w:rsidR="00214AF5">
        <w:rPr>
          <w:rFonts w:ascii="Times New Roman" w:hAnsi="Times New Roman" w:cs="Times New Roman"/>
          <w:color w:val="000000" w:themeColor="text1"/>
          <w:sz w:val="20"/>
          <w:szCs w:val="20"/>
        </w:rPr>
        <w:t>SSGC</w:t>
      </w:r>
      <w:r w:rsidR="00E9784E" w:rsidRPr="003C6D07">
        <w:rPr>
          <w:rFonts w:ascii="Times New Roman" w:hAnsi="Times New Roman" w:cs="Times New Roman"/>
          <w:color w:val="000000" w:themeColor="text1"/>
          <w:sz w:val="20"/>
          <w:szCs w:val="20"/>
        </w:rPr>
        <w:t xml:space="preserve"> is aware that MMBL is not guaranteeing any transactions with the </w:t>
      </w:r>
      <w:r w:rsidR="00214AF5">
        <w:rPr>
          <w:rFonts w:ascii="Times New Roman" w:hAnsi="Times New Roman" w:cs="Times New Roman"/>
          <w:color w:val="000000" w:themeColor="text1"/>
          <w:sz w:val="20"/>
          <w:szCs w:val="20"/>
        </w:rPr>
        <w:t>SSGC</w:t>
      </w:r>
      <w:r w:rsidR="00E9784E" w:rsidRPr="003C6D07">
        <w:rPr>
          <w:rFonts w:ascii="Times New Roman" w:hAnsi="Times New Roman" w:cs="Times New Roman"/>
          <w:color w:val="000000" w:themeColor="text1"/>
          <w:sz w:val="20"/>
          <w:szCs w:val="20"/>
        </w:rPr>
        <w:t xml:space="preserve"> Customers in any manner whatsoever</w:t>
      </w:r>
      <w:r w:rsidR="00E20F1F" w:rsidRPr="003C6D07">
        <w:rPr>
          <w:rFonts w:ascii="Times New Roman" w:hAnsi="Times New Roman" w:cs="Times New Roman"/>
          <w:color w:val="000000" w:themeColor="text1"/>
          <w:sz w:val="20"/>
          <w:szCs w:val="20"/>
        </w:rPr>
        <w:t>.</w:t>
      </w:r>
    </w:p>
    <w:p w14:paraId="0933C9B0" w14:textId="77777777" w:rsidR="00BA4F43" w:rsidRPr="003C6D07" w:rsidRDefault="00BA4F43" w:rsidP="004418D2">
      <w:pPr>
        <w:pStyle w:val="ListParagraph"/>
        <w:ind w:left="450" w:hanging="450"/>
        <w:jc w:val="both"/>
        <w:rPr>
          <w:rFonts w:ascii="Times New Roman" w:hAnsi="Times New Roman" w:cs="Times New Roman"/>
          <w:color w:val="000000" w:themeColor="text1"/>
          <w:sz w:val="20"/>
          <w:szCs w:val="20"/>
        </w:rPr>
      </w:pPr>
    </w:p>
    <w:p w14:paraId="22CD0E86" w14:textId="787D0C99" w:rsidR="00907383" w:rsidRPr="003C6D07" w:rsidRDefault="008F2822"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E</w:t>
      </w:r>
      <w:r w:rsidR="00BA4F43" w:rsidRPr="003C6D07">
        <w:rPr>
          <w:rFonts w:ascii="Times New Roman" w:hAnsi="Times New Roman" w:cs="Times New Roman"/>
          <w:color w:val="000000" w:themeColor="text1"/>
          <w:sz w:val="20"/>
          <w:szCs w:val="20"/>
        </w:rPr>
        <w:t xml:space="preserve">nsure that the best service standards in the industry </w:t>
      </w:r>
      <w:proofErr w:type="gramStart"/>
      <w:r w:rsidR="00BA4F43" w:rsidRPr="003C6D07">
        <w:rPr>
          <w:rFonts w:ascii="Times New Roman" w:hAnsi="Times New Roman" w:cs="Times New Roman"/>
          <w:color w:val="000000" w:themeColor="text1"/>
          <w:sz w:val="20"/>
          <w:szCs w:val="20"/>
        </w:rPr>
        <w:t>are adopted</w:t>
      </w:r>
      <w:proofErr w:type="gramEnd"/>
      <w:r w:rsidR="00BA4F43" w:rsidRPr="003C6D07">
        <w:rPr>
          <w:rFonts w:ascii="Times New Roman" w:hAnsi="Times New Roman" w:cs="Times New Roman"/>
          <w:color w:val="000000" w:themeColor="text1"/>
          <w:sz w:val="20"/>
          <w:szCs w:val="20"/>
        </w:rPr>
        <w:t xml:space="preserve"> and shall ensure delivery of all goods and services purchased for </w:t>
      </w:r>
      <w:r w:rsidR="00214AF5">
        <w:rPr>
          <w:rFonts w:ascii="Times New Roman" w:hAnsi="Times New Roman" w:cs="Times New Roman"/>
          <w:color w:val="000000" w:themeColor="text1"/>
          <w:sz w:val="20"/>
          <w:szCs w:val="20"/>
        </w:rPr>
        <w:t>SSGC</w:t>
      </w:r>
      <w:r w:rsidR="00BA4F43" w:rsidRPr="003C6D07">
        <w:rPr>
          <w:rFonts w:ascii="Times New Roman" w:hAnsi="Times New Roman" w:cs="Times New Roman"/>
          <w:color w:val="000000" w:themeColor="text1"/>
          <w:sz w:val="20"/>
          <w:szCs w:val="20"/>
        </w:rPr>
        <w:t xml:space="preserve"> Customers in accordance with the highest standards. </w:t>
      </w:r>
    </w:p>
    <w:p w14:paraId="2FB2FD41" w14:textId="77777777" w:rsidR="00E20F1F" w:rsidRPr="003C6D07" w:rsidRDefault="00E20F1F" w:rsidP="004418D2">
      <w:pPr>
        <w:pStyle w:val="ListParagraph"/>
        <w:ind w:left="450" w:hanging="450"/>
        <w:jc w:val="both"/>
        <w:rPr>
          <w:rFonts w:ascii="Times New Roman" w:hAnsi="Times New Roman" w:cs="Times New Roman"/>
          <w:color w:val="000000" w:themeColor="text1"/>
          <w:sz w:val="20"/>
          <w:szCs w:val="20"/>
        </w:rPr>
      </w:pPr>
    </w:p>
    <w:p w14:paraId="23462AE8" w14:textId="70595219" w:rsidR="00BA4F43" w:rsidRPr="003C6D07" w:rsidRDefault="008F2822"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T</w:t>
      </w:r>
      <w:r w:rsidR="00907383" w:rsidRPr="003C6D07">
        <w:rPr>
          <w:rFonts w:ascii="Times New Roman" w:hAnsi="Times New Roman" w:cs="Times New Roman"/>
          <w:color w:val="000000" w:themeColor="text1"/>
          <w:sz w:val="20"/>
          <w:szCs w:val="20"/>
        </w:rPr>
        <w:t xml:space="preserve">ake all precautions as may be feasible or as may be directed by the MMBL to ensure that there is no breach of security and that the integrity of the link between the </w:t>
      </w:r>
      <w:r w:rsidR="00214AF5">
        <w:rPr>
          <w:rFonts w:ascii="Times New Roman" w:hAnsi="Times New Roman" w:cs="Times New Roman"/>
          <w:color w:val="000000" w:themeColor="text1"/>
          <w:sz w:val="20"/>
          <w:szCs w:val="20"/>
        </w:rPr>
        <w:t>SSGC</w:t>
      </w:r>
      <w:r w:rsidR="00907383" w:rsidRPr="003C6D07">
        <w:rPr>
          <w:rFonts w:ascii="Times New Roman" w:hAnsi="Times New Roman" w:cs="Times New Roman"/>
          <w:color w:val="000000" w:themeColor="text1"/>
          <w:sz w:val="20"/>
          <w:szCs w:val="20"/>
        </w:rPr>
        <w:t xml:space="preserve">’s </w:t>
      </w:r>
      <w:r w:rsidR="009A1331" w:rsidRPr="003C6D07">
        <w:rPr>
          <w:rFonts w:ascii="Times New Roman" w:hAnsi="Times New Roman" w:cs="Times New Roman"/>
          <w:color w:val="000000" w:themeColor="text1"/>
          <w:sz w:val="20"/>
          <w:szCs w:val="20"/>
        </w:rPr>
        <w:t xml:space="preserve">QR </w:t>
      </w:r>
      <w:r w:rsidR="00907383" w:rsidRPr="003C6D07">
        <w:rPr>
          <w:rFonts w:ascii="Times New Roman" w:hAnsi="Times New Roman" w:cs="Times New Roman"/>
          <w:color w:val="000000" w:themeColor="text1"/>
          <w:sz w:val="20"/>
          <w:szCs w:val="20"/>
        </w:rPr>
        <w:t xml:space="preserve">and the same </w:t>
      </w:r>
      <w:proofErr w:type="gramStart"/>
      <w:r w:rsidR="00907383" w:rsidRPr="003C6D07">
        <w:rPr>
          <w:rFonts w:ascii="Times New Roman" w:hAnsi="Times New Roman" w:cs="Times New Roman"/>
          <w:color w:val="000000" w:themeColor="text1"/>
          <w:sz w:val="20"/>
          <w:szCs w:val="20"/>
        </w:rPr>
        <w:t>is maintained</w:t>
      </w:r>
      <w:proofErr w:type="gramEnd"/>
      <w:r w:rsidR="00907383" w:rsidRPr="003C6D07">
        <w:rPr>
          <w:rFonts w:ascii="Times New Roman" w:hAnsi="Times New Roman" w:cs="Times New Roman"/>
          <w:color w:val="000000" w:themeColor="text1"/>
          <w:sz w:val="20"/>
          <w:szCs w:val="20"/>
        </w:rPr>
        <w:t xml:space="preserve"> at all times during the term of this Agreement. </w:t>
      </w:r>
    </w:p>
    <w:p w14:paraId="55E8D688" w14:textId="77777777" w:rsidR="00BA4F43" w:rsidRPr="003C6D07" w:rsidRDefault="00BA4F43" w:rsidP="004418D2">
      <w:pPr>
        <w:pStyle w:val="ListParagraph"/>
        <w:ind w:left="450" w:hanging="450"/>
        <w:jc w:val="both"/>
        <w:rPr>
          <w:rFonts w:ascii="Times New Roman" w:hAnsi="Times New Roman" w:cs="Times New Roman"/>
          <w:color w:val="000000" w:themeColor="text1"/>
          <w:sz w:val="20"/>
          <w:szCs w:val="20"/>
        </w:rPr>
      </w:pPr>
    </w:p>
    <w:p w14:paraId="607AF2FD" w14:textId="77777777" w:rsidR="00BA4F43" w:rsidRPr="003C6D07" w:rsidRDefault="008F2822"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P</w:t>
      </w:r>
      <w:r w:rsidR="00907383" w:rsidRPr="003C6D07">
        <w:rPr>
          <w:rFonts w:ascii="Times New Roman" w:hAnsi="Times New Roman" w:cs="Times New Roman"/>
          <w:color w:val="000000" w:themeColor="text1"/>
          <w:sz w:val="20"/>
          <w:szCs w:val="20"/>
        </w:rPr>
        <w:t xml:space="preserve">rominently display, </w:t>
      </w:r>
      <w:r w:rsidR="009A1331" w:rsidRPr="003C6D07">
        <w:rPr>
          <w:rFonts w:ascii="Times New Roman" w:hAnsi="Times New Roman" w:cs="Times New Roman"/>
          <w:color w:val="000000" w:themeColor="text1"/>
          <w:sz w:val="20"/>
          <w:szCs w:val="20"/>
        </w:rPr>
        <w:t>at its premises</w:t>
      </w:r>
      <w:r w:rsidR="00907383" w:rsidRPr="003C6D07">
        <w:rPr>
          <w:rFonts w:ascii="Times New Roman" w:hAnsi="Times New Roman" w:cs="Times New Roman"/>
          <w:color w:val="000000" w:themeColor="text1"/>
          <w:sz w:val="20"/>
          <w:szCs w:val="20"/>
        </w:rPr>
        <w:t>, a logo/image/code provided by MMBL from time to time.</w:t>
      </w:r>
    </w:p>
    <w:p w14:paraId="67C8B251" w14:textId="77777777" w:rsidR="00BA4F43" w:rsidRPr="003C6D07" w:rsidRDefault="00BA4F43" w:rsidP="004418D2">
      <w:pPr>
        <w:pStyle w:val="ListParagraph"/>
        <w:ind w:left="450" w:hanging="450"/>
        <w:jc w:val="both"/>
        <w:rPr>
          <w:rFonts w:ascii="Times New Roman" w:hAnsi="Times New Roman" w:cs="Times New Roman"/>
          <w:color w:val="000000" w:themeColor="text1"/>
          <w:sz w:val="20"/>
          <w:szCs w:val="20"/>
        </w:rPr>
      </w:pPr>
    </w:p>
    <w:p w14:paraId="196DC889" w14:textId="77777777" w:rsidR="0090298B" w:rsidRPr="003C6D07" w:rsidRDefault="008F2822" w:rsidP="004418D2">
      <w:pPr>
        <w:pStyle w:val="ListParagraph"/>
        <w:numPr>
          <w:ilvl w:val="0"/>
          <w:numId w:val="8"/>
        </w:numPr>
        <w:ind w:left="450" w:hanging="45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B</w:t>
      </w:r>
      <w:r w:rsidR="00907383" w:rsidRPr="003C6D07">
        <w:rPr>
          <w:rFonts w:ascii="Times New Roman" w:hAnsi="Times New Roman" w:cs="Times New Roman"/>
          <w:color w:val="000000" w:themeColor="text1"/>
          <w:sz w:val="20"/>
          <w:szCs w:val="20"/>
        </w:rPr>
        <w:t>e solely responsible for the accuracy of all information and/or validity of the prices and any other charges and/or other information relating to the Products and Services</w:t>
      </w:r>
      <w:r w:rsidR="009A1331" w:rsidRPr="003C6D07">
        <w:rPr>
          <w:rFonts w:ascii="Times New Roman" w:hAnsi="Times New Roman" w:cs="Times New Roman"/>
          <w:color w:val="000000" w:themeColor="text1"/>
          <w:sz w:val="20"/>
          <w:szCs w:val="20"/>
        </w:rPr>
        <w:t>.</w:t>
      </w:r>
    </w:p>
    <w:p w14:paraId="23B2F3F5" w14:textId="77777777" w:rsidR="0090298B" w:rsidRPr="003C6D07" w:rsidRDefault="0090298B" w:rsidP="004418D2">
      <w:pPr>
        <w:pStyle w:val="ListParagraph"/>
        <w:ind w:left="450" w:hanging="450"/>
        <w:jc w:val="both"/>
        <w:rPr>
          <w:rFonts w:ascii="Times New Roman" w:hAnsi="Times New Roman" w:cs="Times New Roman"/>
          <w:color w:val="000000" w:themeColor="text1"/>
          <w:sz w:val="20"/>
          <w:szCs w:val="20"/>
        </w:rPr>
      </w:pPr>
    </w:p>
    <w:p w14:paraId="2345BCB9" w14:textId="64D08DFD" w:rsidR="00907383" w:rsidRPr="00C345BB" w:rsidRDefault="008F2822">
      <w:pPr>
        <w:pStyle w:val="ListParagraph"/>
        <w:ind w:left="450"/>
        <w:jc w:val="both"/>
        <w:rPr>
          <w:rFonts w:ascii="Times New Roman" w:hAnsi="Times New Roman" w:cs="Times New Roman"/>
          <w:color w:val="000000" w:themeColor="text1"/>
          <w:sz w:val="20"/>
          <w:szCs w:val="20"/>
        </w:rPr>
        <w:pPrChange w:id="43" w:author="Madeeha Soomro (TF HO)" w:date="2026-03-18T13:19:00Z">
          <w:pPr>
            <w:pStyle w:val="ListParagraph"/>
            <w:numPr>
              <w:numId w:val="8"/>
            </w:numPr>
            <w:ind w:left="450" w:hanging="450"/>
            <w:jc w:val="both"/>
          </w:pPr>
        </w:pPrChange>
      </w:pPr>
      <w:del w:id="44" w:author="Madeeha Soomro (TF HO)" w:date="2026-03-18T13:19:00Z">
        <w:r w:rsidRPr="00C345BB" w:rsidDel="00F3208B">
          <w:rPr>
            <w:rFonts w:ascii="Times New Roman" w:hAnsi="Times New Roman" w:cs="Times New Roman"/>
            <w:color w:val="000000" w:themeColor="text1"/>
            <w:sz w:val="20"/>
            <w:szCs w:val="20"/>
          </w:rPr>
          <w:delText>B</w:delText>
        </w:r>
        <w:r w:rsidR="00907383" w:rsidRPr="00C345BB" w:rsidDel="00F3208B">
          <w:rPr>
            <w:rFonts w:ascii="Times New Roman" w:hAnsi="Times New Roman" w:cs="Times New Roman"/>
            <w:color w:val="000000" w:themeColor="text1"/>
            <w:sz w:val="20"/>
            <w:szCs w:val="20"/>
          </w:rPr>
          <w:delText xml:space="preserve">ear and be responsible for the payment of all relevant taxes (including any applicable </w:delText>
        </w:r>
        <w:commentRangeStart w:id="45"/>
        <w:r w:rsidR="00907383" w:rsidRPr="00C345BB" w:rsidDel="00F3208B">
          <w:rPr>
            <w:rFonts w:ascii="Times New Roman" w:hAnsi="Times New Roman" w:cs="Times New Roman"/>
            <w:color w:val="000000" w:themeColor="text1"/>
            <w:sz w:val="20"/>
            <w:szCs w:val="20"/>
          </w:rPr>
          <w:delText>withholding</w:delText>
        </w:r>
      </w:del>
      <w:commentRangeEnd w:id="45"/>
      <w:r w:rsidR="00C345BB">
        <w:rPr>
          <w:rStyle w:val="CommentReference"/>
          <w:rFonts w:ascii="Times New Roman" w:eastAsia="Arial Unicode MS" w:hAnsi="Arial Unicode MS" w:cs="Arial Unicode MS"/>
        </w:rPr>
        <w:commentReference w:id="45"/>
      </w:r>
      <w:del w:id="47" w:author="Madeeha Soomro (TF HO)" w:date="2026-03-18T13:19:00Z">
        <w:r w:rsidR="00907383" w:rsidRPr="00C345BB" w:rsidDel="00F3208B">
          <w:rPr>
            <w:rFonts w:ascii="Times New Roman" w:hAnsi="Times New Roman" w:cs="Times New Roman"/>
            <w:color w:val="000000" w:themeColor="text1"/>
            <w:sz w:val="20"/>
            <w:szCs w:val="20"/>
          </w:rPr>
          <w:delText xml:space="preserve"> taxes)</w:delText>
        </w:r>
        <w:r w:rsidR="00BA4F43" w:rsidRPr="00C345BB" w:rsidDel="00F3208B">
          <w:rPr>
            <w:rFonts w:ascii="Times New Roman" w:hAnsi="Times New Roman" w:cs="Times New Roman"/>
            <w:color w:val="000000" w:themeColor="text1"/>
            <w:sz w:val="20"/>
            <w:szCs w:val="20"/>
          </w:rPr>
          <w:delText>.</w:delText>
        </w:r>
      </w:del>
    </w:p>
    <w:p w14:paraId="4565B9F5" w14:textId="77777777" w:rsidR="00907383" w:rsidRPr="003C6D07" w:rsidRDefault="00907383" w:rsidP="004418D2">
      <w:pPr>
        <w:pStyle w:val="ListParagraph"/>
        <w:ind w:left="450" w:hanging="450"/>
        <w:jc w:val="both"/>
        <w:rPr>
          <w:rFonts w:ascii="Times New Roman" w:hAnsi="Times New Roman" w:cs="Times New Roman"/>
          <w:color w:val="000000" w:themeColor="text1"/>
          <w:sz w:val="20"/>
          <w:szCs w:val="20"/>
        </w:rPr>
      </w:pPr>
    </w:p>
    <w:p w14:paraId="7449C96A" w14:textId="2DAF877D" w:rsidR="001A12CB" w:rsidRPr="003C6D07" w:rsidRDefault="008F2822"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lastRenderedPageBreak/>
        <w:t>B</w:t>
      </w:r>
      <w:r w:rsidR="00907383" w:rsidRPr="003C6D07">
        <w:rPr>
          <w:rFonts w:ascii="Times New Roman" w:hAnsi="Times New Roman" w:cs="Times New Roman"/>
          <w:color w:val="000000" w:themeColor="text1"/>
          <w:sz w:val="20"/>
          <w:szCs w:val="20"/>
        </w:rPr>
        <w:t xml:space="preserve">ear and be fully responsible for </w:t>
      </w:r>
      <w:r w:rsidR="009A1331" w:rsidRPr="003C6D07">
        <w:rPr>
          <w:rFonts w:ascii="Times New Roman" w:hAnsi="Times New Roman" w:cs="Times New Roman"/>
          <w:color w:val="000000" w:themeColor="text1"/>
          <w:sz w:val="20"/>
          <w:szCs w:val="20"/>
        </w:rPr>
        <w:t xml:space="preserve">any and/or </w:t>
      </w:r>
      <w:r w:rsidR="00907383" w:rsidRPr="003C6D07">
        <w:rPr>
          <w:rFonts w:ascii="Times New Roman" w:hAnsi="Times New Roman" w:cs="Times New Roman"/>
          <w:color w:val="000000" w:themeColor="text1"/>
          <w:sz w:val="20"/>
          <w:szCs w:val="20"/>
        </w:rPr>
        <w:t>all penalties</w:t>
      </w:r>
      <w:r w:rsidR="009A1331" w:rsidRPr="003C6D07">
        <w:rPr>
          <w:rFonts w:ascii="Times New Roman" w:hAnsi="Times New Roman" w:cs="Times New Roman"/>
          <w:color w:val="000000" w:themeColor="text1"/>
          <w:sz w:val="20"/>
          <w:szCs w:val="20"/>
        </w:rPr>
        <w:t>, if any,</w:t>
      </w:r>
      <w:r w:rsidR="00907383" w:rsidRPr="003C6D07">
        <w:rPr>
          <w:rFonts w:ascii="Times New Roman" w:hAnsi="Times New Roman" w:cs="Times New Roman"/>
          <w:color w:val="000000" w:themeColor="text1"/>
          <w:sz w:val="20"/>
          <w:szCs w:val="20"/>
        </w:rPr>
        <w:t xml:space="preserve"> imposed by </w:t>
      </w:r>
      <w:r w:rsidR="009A1331" w:rsidRPr="003C6D07">
        <w:rPr>
          <w:rFonts w:ascii="Times New Roman" w:hAnsi="Times New Roman" w:cs="Times New Roman"/>
          <w:color w:val="000000" w:themeColor="text1"/>
          <w:sz w:val="20"/>
          <w:szCs w:val="20"/>
        </w:rPr>
        <w:t xml:space="preserve">any competent authority </w:t>
      </w:r>
      <w:r w:rsidR="003F67BA" w:rsidRPr="003C6D07">
        <w:rPr>
          <w:rFonts w:ascii="Times New Roman" w:hAnsi="Times New Roman" w:cs="Times New Roman"/>
          <w:color w:val="000000" w:themeColor="text1"/>
          <w:sz w:val="20"/>
          <w:szCs w:val="20"/>
        </w:rPr>
        <w:t xml:space="preserve">in relation to </w:t>
      </w:r>
      <w:r w:rsidR="00214AF5">
        <w:rPr>
          <w:rFonts w:ascii="Times New Roman" w:hAnsi="Times New Roman" w:cs="Times New Roman"/>
          <w:color w:val="000000" w:themeColor="text1"/>
          <w:sz w:val="20"/>
          <w:szCs w:val="20"/>
        </w:rPr>
        <w:t>SSGC</w:t>
      </w:r>
      <w:r w:rsidR="003F67BA" w:rsidRPr="003C6D07">
        <w:rPr>
          <w:rFonts w:ascii="Times New Roman" w:hAnsi="Times New Roman" w:cs="Times New Roman"/>
          <w:color w:val="000000" w:themeColor="text1"/>
          <w:sz w:val="20"/>
          <w:szCs w:val="20"/>
        </w:rPr>
        <w:t>’s Product and Services.</w:t>
      </w:r>
    </w:p>
    <w:p w14:paraId="7BBCCBEA" w14:textId="41ED8A5F" w:rsidR="001C181B" w:rsidRPr="003C6D07" w:rsidRDefault="008F2822"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E</w:t>
      </w:r>
      <w:r w:rsidR="00907383" w:rsidRPr="003C6D07">
        <w:rPr>
          <w:rFonts w:ascii="Times New Roman" w:hAnsi="Times New Roman" w:cs="Times New Roman"/>
          <w:color w:val="000000" w:themeColor="text1"/>
          <w:sz w:val="20"/>
          <w:szCs w:val="20"/>
        </w:rPr>
        <w:t xml:space="preserve">nsure that the </w:t>
      </w:r>
      <w:r w:rsidR="00214AF5">
        <w:rPr>
          <w:rFonts w:ascii="Times New Roman" w:hAnsi="Times New Roman" w:cs="Times New Roman"/>
          <w:color w:val="000000" w:themeColor="text1"/>
          <w:sz w:val="20"/>
          <w:szCs w:val="20"/>
        </w:rPr>
        <w:t>SSGC</w:t>
      </w:r>
      <w:r w:rsidR="00907383" w:rsidRPr="003C6D07">
        <w:rPr>
          <w:rFonts w:ascii="Times New Roman" w:hAnsi="Times New Roman" w:cs="Times New Roman"/>
          <w:color w:val="000000" w:themeColor="text1"/>
          <w:sz w:val="20"/>
          <w:szCs w:val="20"/>
        </w:rPr>
        <w:t xml:space="preserve">’s System does not provide or otherwise discloses any Customer information or other Customer personal information or any Customer’s transaction details to any third party, except as required by law. </w:t>
      </w:r>
    </w:p>
    <w:p w14:paraId="14E7C44D" w14:textId="77777777" w:rsidR="00EC33D1" w:rsidRPr="003C6D07" w:rsidRDefault="00EC33D1"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90"/>
        <w:contextualSpacing/>
        <w:jc w:val="both"/>
        <w:rPr>
          <w:rFonts w:ascii="Times New Roman" w:hAnsi="Times New Roman" w:cs="Times New Roman"/>
          <w:color w:val="000000" w:themeColor="text1"/>
          <w:sz w:val="20"/>
          <w:szCs w:val="20"/>
        </w:rPr>
      </w:pPr>
    </w:p>
    <w:p w14:paraId="4D1D20A8" w14:textId="1025D70E" w:rsidR="00FD5BD2" w:rsidRPr="003C6D07" w:rsidRDefault="00D95BBE" w:rsidP="004418D2">
      <w:pPr>
        <w:pStyle w:val="ListParagraph"/>
        <w:numPr>
          <w:ilvl w:val="0"/>
          <w:numId w:val="8"/>
        </w:numPr>
        <w:ind w:left="450" w:hanging="45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C</w:t>
      </w:r>
      <w:r w:rsidR="00057EE6" w:rsidRPr="003C6D07">
        <w:rPr>
          <w:rFonts w:ascii="Times New Roman" w:hAnsi="Times New Roman" w:cs="Times New Roman"/>
          <w:color w:val="000000" w:themeColor="text1"/>
          <w:sz w:val="20"/>
          <w:szCs w:val="20"/>
        </w:rPr>
        <w:t xml:space="preserve">omply with all instructions, in writing, whatsoever given to the </w:t>
      </w:r>
      <w:r w:rsidR="00214AF5">
        <w:rPr>
          <w:rFonts w:ascii="Times New Roman" w:hAnsi="Times New Roman" w:cs="Times New Roman"/>
          <w:color w:val="000000" w:themeColor="text1"/>
          <w:sz w:val="20"/>
          <w:szCs w:val="20"/>
        </w:rPr>
        <w:t>SSGC</w:t>
      </w:r>
      <w:r w:rsidR="00057EE6" w:rsidRPr="003C6D07">
        <w:rPr>
          <w:rFonts w:ascii="Times New Roman" w:hAnsi="Times New Roman" w:cs="Times New Roman"/>
          <w:color w:val="000000" w:themeColor="text1"/>
          <w:sz w:val="20"/>
          <w:szCs w:val="20"/>
        </w:rPr>
        <w:t xml:space="preserve"> by MMBL in response to a request by the </w:t>
      </w:r>
      <w:r w:rsidR="00214AF5">
        <w:rPr>
          <w:rFonts w:ascii="Times New Roman" w:hAnsi="Times New Roman" w:cs="Times New Roman"/>
          <w:color w:val="000000" w:themeColor="text1"/>
          <w:sz w:val="20"/>
          <w:szCs w:val="20"/>
        </w:rPr>
        <w:t>SSGC</w:t>
      </w:r>
      <w:r w:rsidR="00057EE6" w:rsidRPr="003C6D07">
        <w:rPr>
          <w:rFonts w:ascii="Times New Roman" w:hAnsi="Times New Roman" w:cs="Times New Roman"/>
          <w:color w:val="000000" w:themeColor="text1"/>
          <w:sz w:val="20"/>
          <w:szCs w:val="20"/>
        </w:rPr>
        <w:t xml:space="preserve"> for payment in connection with any transaction carried out pursuant to any </w:t>
      </w:r>
      <w:r w:rsidR="003F67BA" w:rsidRPr="003C6D07">
        <w:rPr>
          <w:rFonts w:ascii="Times New Roman" w:hAnsi="Times New Roman" w:cs="Times New Roman"/>
          <w:color w:val="000000" w:themeColor="text1"/>
          <w:sz w:val="20"/>
          <w:szCs w:val="20"/>
        </w:rPr>
        <w:t>payment instructions</w:t>
      </w:r>
      <w:r w:rsidRPr="003C6D07">
        <w:rPr>
          <w:rFonts w:ascii="Times New Roman" w:hAnsi="Times New Roman" w:cs="Times New Roman"/>
          <w:color w:val="000000" w:themeColor="text1"/>
          <w:sz w:val="20"/>
          <w:szCs w:val="20"/>
        </w:rPr>
        <w:t>.</w:t>
      </w:r>
    </w:p>
    <w:p w14:paraId="717AAC6A" w14:textId="77777777" w:rsidR="00206A75" w:rsidRPr="003C6D07" w:rsidRDefault="00206A75" w:rsidP="004418D2">
      <w:pPr>
        <w:ind w:left="450" w:hanging="450"/>
        <w:jc w:val="both"/>
        <w:rPr>
          <w:rFonts w:ascii="Times New Roman" w:hAnsi="Times New Roman" w:cs="Times New Roman"/>
          <w:color w:val="000000" w:themeColor="text1"/>
          <w:sz w:val="20"/>
          <w:szCs w:val="20"/>
        </w:rPr>
      </w:pPr>
    </w:p>
    <w:p w14:paraId="3C788510" w14:textId="7EE3FF92" w:rsidR="00AD0C57" w:rsidRPr="003C6D07" w:rsidRDefault="00AD0C57" w:rsidP="004418D2">
      <w:pPr>
        <w:pStyle w:val="ListParagraph"/>
        <w:numPr>
          <w:ilvl w:val="0"/>
          <w:numId w:val="8"/>
        </w:numPr>
        <w:ind w:left="450" w:hanging="45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Ensure that MMBL shall not be a party to the agreement between the Customers and the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in any manner whatsoever. All contracts are directly between the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and the Customers.</w:t>
      </w:r>
    </w:p>
    <w:p w14:paraId="76958C87" w14:textId="77777777" w:rsidR="00E02C59" w:rsidRPr="003C6D07" w:rsidRDefault="00E02C59" w:rsidP="004418D2">
      <w:pPr>
        <w:pStyle w:val="ListParagraph"/>
        <w:ind w:left="450" w:hanging="450"/>
        <w:jc w:val="both"/>
        <w:rPr>
          <w:rFonts w:ascii="Times New Roman" w:hAnsi="Times New Roman" w:cs="Times New Roman"/>
          <w:color w:val="000000" w:themeColor="text1"/>
          <w:sz w:val="20"/>
          <w:szCs w:val="20"/>
        </w:rPr>
      </w:pPr>
    </w:p>
    <w:p w14:paraId="623D0F73" w14:textId="2E54C34B" w:rsidR="00AD0C57" w:rsidRPr="003C6D07" w:rsidDel="003A3B67" w:rsidRDefault="00E02C59" w:rsidP="004418D2">
      <w:pPr>
        <w:pStyle w:val="ListParagraph"/>
        <w:numPr>
          <w:ilvl w:val="0"/>
          <w:numId w:val="8"/>
        </w:numPr>
        <w:ind w:left="450" w:hanging="450"/>
        <w:jc w:val="both"/>
        <w:rPr>
          <w:del w:id="48" w:author="Madeeha Soomro (TF HO)" w:date="2026-03-17T14:22:00Z"/>
          <w:rFonts w:ascii="Times New Roman" w:hAnsi="Times New Roman" w:cs="Times New Roman"/>
          <w:color w:val="000000" w:themeColor="text1"/>
          <w:sz w:val="20"/>
          <w:szCs w:val="20"/>
        </w:rPr>
      </w:pPr>
      <w:del w:id="49" w:author="Madeeha Soomro (TF HO)" w:date="2026-03-17T14:22:00Z">
        <w:r w:rsidRPr="003C6D07" w:rsidDel="003A3B67">
          <w:rPr>
            <w:rFonts w:ascii="Times New Roman" w:hAnsi="Times New Roman" w:cs="Times New Roman"/>
            <w:color w:val="000000" w:themeColor="text1"/>
            <w:sz w:val="20"/>
            <w:szCs w:val="20"/>
          </w:rPr>
          <w:delText xml:space="preserve">NOT offer or sell and </w:delText>
        </w:r>
        <w:r w:rsidR="00860642" w:rsidRPr="003C6D07" w:rsidDel="003A3B67">
          <w:rPr>
            <w:rFonts w:ascii="Times New Roman" w:hAnsi="Times New Roman" w:cs="Times New Roman"/>
            <w:color w:val="000000" w:themeColor="text1"/>
            <w:sz w:val="20"/>
            <w:szCs w:val="20"/>
          </w:rPr>
          <w:delText xml:space="preserve">warrants and guarantees that the following products and services will not be sold on any of its </w:delText>
        </w:r>
        <w:r w:rsidR="00214AF5" w:rsidDel="003A3B67">
          <w:rPr>
            <w:rFonts w:ascii="Times New Roman" w:hAnsi="Times New Roman" w:cs="Times New Roman"/>
            <w:color w:val="000000" w:themeColor="text1"/>
            <w:sz w:val="20"/>
            <w:szCs w:val="20"/>
          </w:rPr>
          <w:delText>SSGC</w:delText>
        </w:r>
        <w:r w:rsidR="00860642" w:rsidRPr="003C6D07" w:rsidDel="003A3B67">
          <w:rPr>
            <w:rFonts w:ascii="Times New Roman" w:hAnsi="Times New Roman" w:cs="Times New Roman"/>
            <w:color w:val="000000" w:themeColor="text1"/>
            <w:sz w:val="20"/>
            <w:szCs w:val="20"/>
          </w:rPr>
          <w:delText xml:space="preserve">s </w:delText>
        </w:r>
        <w:r w:rsidR="003F67BA" w:rsidRPr="003C6D07" w:rsidDel="003A3B67">
          <w:rPr>
            <w:rFonts w:ascii="Times New Roman" w:hAnsi="Times New Roman" w:cs="Times New Roman"/>
            <w:color w:val="000000" w:themeColor="text1"/>
            <w:sz w:val="20"/>
            <w:szCs w:val="20"/>
          </w:rPr>
          <w:delText>premises</w:delText>
        </w:r>
        <w:r w:rsidR="00860642" w:rsidRPr="003C6D07" w:rsidDel="003A3B67">
          <w:rPr>
            <w:rFonts w:ascii="Times New Roman" w:hAnsi="Times New Roman" w:cs="Times New Roman"/>
            <w:color w:val="000000" w:themeColor="text1"/>
            <w:sz w:val="20"/>
            <w:szCs w:val="20"/>
          </w:rPr>
          <w:delText>:- 1)Firearms 2)Alcoholic beverages 3)Explosives 4) Pornography materials and services of any kind whatsoever 5) Live animals 6) Banned / illegal drugs or other controlled substances 7) Fireworks or pyrotechnic devices or supplies 8)Hazardous materials, combustibles, corrosives 9) web site memberships of pornography or illegal sites.10) Bulk E-mail software or mailing lists 11) Gambling transactions 12) Multi-Level Marketing collection fees 13) Matrix sites or sites using a matrix scheme approach 14) Work-at-home information 15) Search engine registration fees 16) Wire Transfer products 17) NGO</w:delText>
        </w:r>
        <w:r w:rsidR="00FE7D93" w:rsidRPr="003C6D07" w:rsidDel="003A3B67">
          <w:rPr>
            <w:rFonts w:ascii="Times New Roman" w:hAnsi="Times New Roman" w:cs="Times New Roman"/>
            <w:color w:val="000000" w:themeColor="text1"/>
            <w:sz w:val="20"/>
            <w:szCs w:val="20"/>
          </w:rPr>
          <w:delText xml:space="preserve"> </w:delText>
        </w:r>
        <w:r w:rsidR="00860642" w:rsidRPr="003C6D07" w:rsidDel="003A3B67">
          <w:rPr>
            <w:rFonts w:ascii="Times New Roman" w:hAnsi="Times New Roman" w:cs="Times New Roman"/>
            <w:color w:val="000000" w:themeColor="text1"/>
            <w:sz w:val="20"/>
            <w:szCs w:val="20"/>
          </w:rPr>
          <w:delText>18) Any product or service which is not in compliance with all applicable laws and regulations whether federal, provincial or local laws of the Islamic republic of Pakistan.</w:delText>
        </w:r>
      </w:del>
    </w:p>
    <w:p w14:paraId="5B86AB15" w14:textId="77777777" w:rsidR="00E43EC6" w:rsidRPr="003C6D07" w:rsidRDefault="00E43EC6"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p>
    <w:p w14:paraId="585E2B94" w14:textId="5900D52F" w:rsidR="00E43EC6" w:rsidRPr="003C6D07" w:rsidRDefault="00AD0C57"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NOT at any time require the Customer to provide the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with any details of the accounts held by them with MMBL including, the passwords, account number, card numbers and PIN which may be assigned to them by the MMBL from time to time.</w:t>
      </w:r>
    </w:p>
    <w:p w14:paraId="2FBABCA3" w14:textId="77777777" w:rsidR="00E43EC6" w:rsidRPr="003C6D07" w:rsidRDefault="00E43EC6" w:rsidP="004418D2">
      <w:pPr>
        <w:pStyle w:val="ListParagraph"/>
        <w:ind w:left="450" w:hanging="450"/>
        <w:jc w:val="both"/>
        <w:rPr>
          <w:rFonts w:ascii="Times New Roman" w:hAnsi="Times New Roman" w:cs="Times New Roman"/>
          <w:color w:val="000000" w:themeColor="text1"/>
          <w:sz w:val="20"/>
          <w:szCs w:val="20"/>
        </w:rPr>
      </w:pPr>
    </w:p>
    <w:p w14:paraId="29E373F6" w14:textId="77777777" w:rsidR="00E43EC6" w:rsidRPr="003C6D07" w:rsidRDefault="00AD0C57"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NOT describe itself as an agent or representative of MMBL</w:t>
      </w:r>
      <w:r w:rsidR="002208FB" w:rsidRPr="003C6D07">
        <w:rPr>
          <w:rFonts w:ascii="Times New Roman" w:hAnsi="Times New Roman" w:cs="Times New Roman"/>
          <w:color w:val="000000" w:themeColor="text1"/>
          <w:sz w:val="20"/>
          <w:szCs w:val="20"/>
        </w:rPr>
        <w:t>.</w:t>
      </w:r>
    </w:p>
    <w:p w14:paraId="15E4676E" w14:textId="77777777" w:rsidR="00E43EC6" w:rsidRPr="003C6D07" w:rsidRDefault="00E43EC6" w:rsidP="004418D2">
      <w:pPr>
        <w:pStyle w:val="ListParagraph"/>
        <w:ind w:left="450" w:hanging="450"/>
        <w:rPr>
          <w:rFonts w:ascii="Times New Roman" w:hAnsi="Times New Roman" w:cs="Times New Roman"/>
          <w:color w:val="000000" w:themeColor="text1"/>
          <w:sz w:val="20"/>
          <w:szCs w:val="20"/>
        </w:rPr>
      </w:pPr>
    </w:p>
    <w:p w14:paraId="7660B03D" w14:textId="62D9A458" w:rsidR="00845456" w:rsidRPr="003C6D07" w:rsidRDefault="00AD0C57"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NOT make any representations </w:t>
      </w:r>
      <w:proofErr w:type="gramStart"/>
      <w:r w:rsidRPr="003C6D07">
        <w:rPr>
          <w:rFonts w:ascii="Times New Roman" w:hAnsi="Times New Roman" w:cs="Times New Roman"/>
          <w:color w:val="000000" w:themeColor="text1"/>
          <w:sz w:val="20"/>
          <w:szCs w:val="20"/>
        </w:rPr>
        <w:t xml:space="preserve">to Customers or any third party or to give any </w:t>
      </w:r>
      <w:r w:rsidR="00DE49AB" w:rsidRPr="003C6D07">
        <w:rPr>
          <w:rFonts w:ascii="Times New Roman" w:hAnsi="Times New Roman" w:cs="Times New Roman"/>
          <w:color w:val="000000" w:themeColor="text1"/>
          <w:sz w:val="20"/>
          <w:szCs w:val="20"/>
        </w:rPr>
        <w:t>warranties, which may require MMBL to undertake to or be liable for, whether directly or indirectly, any obligation and/or responsibility to Customers,</w:t>
      </w:r>
      <w:r w:rsidRPr="003C6D07">
        <w:rPr>
          <w:rFonts w:ascii="Times New Roman" w:hAnsi="Times New Roman" w:cs="Times New Roman"/>
          <w:color w:val="000000" w:themeColor="text1"/>
          <w:sz w:val="20"/>
          <w:szCs w:val="20"/>
        </w:rPr>
        <w:t xml:space="preserve"> or any third party</w:t>
      </w:r>
      <w:proofErr w:type="gramEnd"/>
      <w:r w:rsidRPr="003C6D07">
        <w:rPr>
          <w:rFonts w:ascii="Times New Roman" w:hAnsi="Times New Roman" w:cs="Times New Roman"/>
          <w:color w:val="000000" w:themeColor="text1"/>
          <w:sz w:val="20"/>
          <w:szCs w:val="20"/>
        </w:rPr>
        <w:t>.</w:t>
      </w:r>
    </w:p>
    <w:p w14:paraId="765606B9" w14:textId="77777777" w:rsidR="00845456" w:rsidRPr="003C6D07" w:rsidRDefault="00845456" w:rsidP="004418D2">
      <w:pPr>
        <w:pStyle w:val="ListParagraph"/>
        <w:ind w:left="450" w:hanging="450"/>
        <w:rPr>
          <w:rFonts w:ascii="Times New Roman" w:hAnsi="Times New Roman" w:cs="Times New Roman"/>
          <w:color w:val="000000" w:themeColor="text1"/>
          <w:sz w:val="20"/>
          <w:szCs w:val="20"/>
        </w:rPr>
      </w:pPr>
    </w:p>
    <w:p w14:paraId="5D4CDD11" w14:textId="5BC93DD7" w:rsidR="001F6226" w:rsidRDefault="00845456" w:rsidP="003A3B67">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ins w:id="50" w:author="Madeeha Soomro (TF HO)" w:date="2026-03-17T14:20:00Z"/>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The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hereby expressly understands and agrees that MMBL shall not be liable whatsoever to pay the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for any fraudulent and/or unauthorized Transaction(s). The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shall solely bear/be liable for the entire loss without recourse to MMBL in case of any fraudulent or any unauthorized Transaction(s) effected </w:t>
      </w:r>
      <w:r w:rsidR="003F67BA" w:rsidRPr="003C6D07">
        <w:rPr>
          <w:rFonts w:ascii="Times New Roman" w:hAnsi="Times New Roman" w:cs="Times New Roman"/>
          <w:color w:val="000000" w:themeColor="text1"/>
          <w:sz w:val="20"/>
          <w:szCs w:val="20"/>
        </w:rPr>
        <w:t xml:space="preserve">by </w:t>
      </w:r>
      <w:r w:rsidRPr="003C6D07">
        <w:rPr>
          <w:rFonts w:ascii="Times New Roman" w:hAnsi="Times New Roman" w:cs="Times New Roman"/>
          <w:color w:val="000000" w:themeColor="text1"/>
          <w:sz w:val="20"/>
          <w:szCs w:val="20"/>
        </w:rPr>
        <w:t xml:space="preserve">the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on the MMBL (</w:t>
      </w:r>
      <w:proofErr w:type="spellStart"/>
      <w:r w:rsidRPr="003C6D07">
        <w:rPr>
          <w:rFonts w:ascii="Times New Roman" w:hAnsi="Times New Roman" w:cs="Times New Roman"/>
          <w:color w:val="000000" w:themeColor="text1"/>
          <w:sz w:val="20"/>
          <w:szCs w:val="20"/>
        </w:rPr>
        <w:t>JazzCash</w:t>
      </w:r>
      <w:proofErr w:type="spellEnd"/>
      <w:r w:rsidRPr="003C6D07">
        <w:rPr>
          <w:rFonts w:ascii="Times New Roman" w:hAnsi="Times New Roman" w:cs="Times New Roman"/>
          <w:color w:val="000000" w:themeColor="text1"/>
          <w:sz w:val="20"/>
          <w:szCs w:val="20"/>
        </w:rPr>
        <w:t>) System</w:t>
      </w:r>
      <w:ins w:id="51" w:author="Madeeha Soomro (TF HO)" w:date="2026-03-17T14:22:00Z">
        <w:r w:rsidR="003A3B67">
          <w:rPr>
            <w:rFonts w:ascii="Times New Roman" w:hAnsi="Times New Roman" w:cs="Times New Roman"/>
            <w:color w:val="000000" w:themeColor="text1"/>
            <w:sz w:val="20"/>
            <w:szCs w:val="20"/>
          </w:rPr>
          <w:t xml:space="preserve"> </w:t>
        </w:r>
        <w:r w:rsidR="003A3B67" w:rsidRPr="003A3B67">
          <w:rPr>
            <w:rFonts w:ascii="Times New Roman" w:hAnsi="Times New Roman" w:cs="Times New Roman"/>
            <w:color w:val="000000" w:themeColor="text1"/>
            <w:sz w:val="20"/>
            <w:szCs w:val="20"/>
          </w:rPr>
          <w:t xml:space="preserve">unless there is error/ negligence at </w:t>
        </w:r>
        <w:r w:rsidR="003A3B67">
          <w:rPr>
            <w:rFonts w:ascii="Times New Roman" w:hAnsi="Times New Roman" w:cs="Times New Roman"/>
            <w:color w:val="000000" w:themeColor="text1"/>
            <w:sz w:val="20"/>
            <w:szCs w:val="20"/>
          </w:rPr>
          <w:t>MMBL</w:t>
        </w:r>
        <w:r w:rsidR="003A3B67" w:rsidRPr="003A3B67">
          <w:rPr>
            <w:rFonts w:ascii="Times New Roman" w:hAnsi="Times New Roman" w:cs="Times New Roman"/>
            <w:color w:val="000000" w:themeColor="text1"/>
            <w:sz w:val="20"/>
            <w:szCs w:val="20"/>
          </w:rPr>
          <w:t xml:space="preserve"> end in providing SSGC with customer data or fund with regards to gas bill payment..</w:t>
        </w:r>
      </w:ins>
      <w:del w:id="52" w:author="Madeeha Soomro (TF HO)" w:date="2026-03-17T14:22:00Z">
        <w:r w:rsidRPr="003C6D07" w:rsidDel="003A3B67">
          <w:rPr>
            <w:rFonts w:ascii="Times New Roman" w:hAnsi="Times New Roman" w:cs="Times New Roman"/>
            <w:color w:val="000000" w:themeColor="text1"/>
            <w:sz w:val="20"/>
            <w:szCs w:val="20"/>
          </w:rPr>
          <w:delText>.</w:delText>
        </w:r>
        <w:r w:rsidR="001F6226" w:rsidRPr="003C6D07" w:rsidDel="003A3B67">
          <w:rPr>
            <w:rFonts w:ascii="Times New Roman" w:hAnsi="Times New Roman" w:cs="Times New Roman"/>
            <w:color w:val="000000" w:themeColor="text1"/>
            <w:sz w:val="20"/>
            <w:szCs w:val="20"/>
          </w:rPr>
          <w:delText xml:space="preserve"> </w:delText>
        </w:r>
      </w:del>
    </w:p>
    <w:p w14:paraId="0A65E2B9" w14:textId="77777777" w:rsidR="003A3B67" w:rsidRPr="003A3B67" w:rsidRDefault="003A3B67">
      <w:pPr>
        <w:pStyle w:val="ListParagraph"/>
        <w:rPr>
          <w:ins w:id="53" w:author="Madeeha Soomro (TF HO)" w:date="2026-03-17T14:20:00Z"/>
          <w:rFonts w:ascii="Times New Roman" w:hAnsi="Times New Roman" w:cs="Times New Roman"/>
          <w:color w:val="000000" w:themeColor="text1"/>
          <w:sz w:val="20"/>
          <w:szCs w:val="20"/>
          <w:rPrChange w:id="54" w:author="Madeeha Soomro (TF HO)" w:date="2026-03-17T14:20:00Z">
            <w:rPr>
              <w:ins w:id="55" w:author="Madeeha Soomro (TF HO)" w:date="2026-03-17T14:20:00Z"/>
            </w:rPr>
          </w:rPrChange>
        </w:rPr>
        <w:pPrChange w:id="56" w:author="Madeeha Soomro (TF HO)" w:date="2026-03-17T14:20:00Z">
          <w:pPr>
            <w:pStyle w:val="ListParagraph"/>
            <w:numPr>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pPr>
        </w:pPrChange>
      </w:pPr>
    </w:p>
    <w:p w14:paraId="10117FF0" w14:textId="106825B0" w:rsidR="003A3B67" w:rsidRPr="003C6D07" w:rsidRDefault="003A3B67"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ins w:id="57" w:author="Madeeha Soomro (TF HO)" w:date="2026-03-17T14:20:00Z">
        <w:r w:rsidRPr="00674E20">
          <w:rPr>
            <w:rFonts w:ascii="Times New Roman" w:hAnsi="Times New Roman" w:cs="Times New Roman"/>
            <w:color w:val="000000" w:themeColor="text1"/>
            <w:sz w:val="20"/>
            <w:szCs w:val="20"/>
          </w:rPr>
          <w:t xml:space="preserve">SSGC shall deal with the Gas Consumers regarding arrears appearing in the subsequent months Bills and shall investigate, respond and resolve such matters at their own accord and no such instances </w:t>
        </w:r>
        <w:proofErr w:type="gramStart"/>
        <w:r w:rsidRPr="00674E20">
          <w:rPr>
            <w:rFonts w:ascii="Times New Roman" w:hAnsi="Times New Roman" w:cs="Times New Roman"/>
            <w:color w:val="000000" w:themeColor="text1"/>
            <w:sz w:val="20"/>
            <w:szCs w:val="20"/>
          </w:rPr>
          <w:t>shall be referred</w:t>
        </w:r>
        <w:proofErr w:type="gramEnd"/>
        <w:r w:rsidRPr="00674E20">
          <w:rPr>
            <w:rFonts w:ascii="Times New Roman" w:hAnsi="Times New Roman" w:cs="Times New Roman"/>
            <w:color w:val="000000" w:themeColor="text1"/>
            <w:sz w:val="20"/>
            <w:szCs w:val="20"/>
          </w:rPr>
          <w:t xml:space="preserve"> to </w:t>
        </w:r>
        <w:r>
          <w:rPr>
            <w:rFonts w:ascii="Times New Roman" w:hAnsi="Times New Roman" w:cs="Times New Roman"/>
            <w:color w:val="000000" w:themeColor="text1"/>
            <w:sz w:val="20"/>
            <w:szCs w:val="20"/>
          </w:rPr>
          <w:t>MMBL</w:t>
        </w:r>
        <w:r w:rsidRPr="00674E20">
          <w:rPr>
            <w:rFonts w:ascii="Times New Roman" w:hAnsi="Times New Roman" w:cs="Times New Roman"/>
            <w:color w:val="000000" w:themeColor="text1"/>
            <w:sz w:val="20"/>
            <w:szCs w:val="20"/>
          </w:rPr>
          <w:t xml:space="preserve">, provided there is no error on the part of </w:t>
        </w:r>
        <w:r>
          <w:rPr>
            <w:rFonts w:ascii="Times New Roman" w:hAnsi="Times New Roman" w:cs="Times New Roman"/>
            <w:color w:val="000000" w:themeColor="text1"/>
            <w:sz w:val="20"/>
            <w:szCs w:val="20"/>
          </w:rPr>
          <w:t>MMBL</w:t>
        </w:r>
        <w:r w:rsidRPr="00674E20">
          <w:rPr>
            <w:rFonts w:ascii="Times New Roman" w:hAnsi="Times New Roman" w:cs="Times New Roman"/>
            <w:color w:val="000000" w:themeColor="text1"/>
            <w:sz w:val="20"/>
            <w:szCs w:val="20"/>
          </w:rPr>
          <w:t>.</w:t>
        </w:r>
      </w:ins>
    </w:p>
    <w:p w14:paraId="68C9CABC" w14:textId="77777777" w:rsidR="002208FB" w:rsidRPr="003C6D07" w:rsidRDefault="002208FB" w:rsidP="004418D2">
      <w:pPr>
        <w:pStyle w:val="ListParagraph"/>
        <w:ind w:left="450" w:hanging="450"/>
        <w:jc w:val="both"/>
        <w:rPr>
          <w:rFonts w:ascii="Times New Roman" w:hAnsi="Times New Roman" w:cs="Times New Roman"/>
          <w:color w:val="000000" w:themeColor="text1"/>
          <w:sz w:val="20"/>
          <w:szCs w:val="20"/>
        </w:rPr>
      </w:pPr>
    </w:p>
    <w:p w14:paraId="20738E47" w14:textId="77777777" w:rsidR="002208FB" w:rsidRPr="003C6D07" w:rsidRDefault="002208FB"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p>
    <w:p w14:paraId="0C25F690" w14:textId="77152B8C" w:rsidR="001F6226" w:rsidRPr="003C6D07" w:rsidRDefault="00F128DF"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del w:id="58" w:author="Madeeha Soomro (TF HO)" w:date="2026-03-18T13:51:00Z">
        <w:r w:rsidRPr="003C6D07" w:rsidDel="00566A29">
          <w:rPr>
            <w:rFonts w:ascii="Times New Roman" w:hAnsi="Times New Roman" w:cs="Times New Roman"/>
            <w:color w:val="000000" w:themeColor="text1"/>
            <w:sz w:val="20"/>
            <w:szCs w:val="20"/>
          </w:rPr>
          <w:delText xml:space="preserve">The </w:delText>
        </w:r>
        <w:r w:rsidR="00214AF5" w:rsidDel="00566A29">
          <w:rPr>
            <w:rFonts w:ascii="Times New Roman" w:hAnsi="Times New Roman" w:cs="Times New Roman"/>
            <w:color w:val="000000" w:themeColor="text1"/>
            <w:sz w:val="20"/>
            <w:szCs w:val="20"/>
          </w:rPr>
          <w:delText>SSGC</w:delText>
        </w:r>
      </w:del>
      <w:ins w:id="59" w:author="Madeeha Soomro (TF HO)" w:date="2026-03-18T13:51:00Z">
        <w:r w:rsidR="00566A29">
          <w:rPr>
            <w:rFonts w:ascii="Times New Roman" w:hAnsi="Times New Roman" w:cs="Times New Roman"/>
            <w:color w:val="000000" w:themeColor="text1"/>
            <w:sz w:val="20"/>
            <w:szCs w:val="20"/>
          </w:rPr>
          <w:t>Both the parties</w:t>
        </w:r>
      </w:ins>
      <w:r w:rsidRPr="003C6D07">
        <w:rPr>
          <w:rFonts w:ascii="Times New Roman" w:hAnsi="Times New Roman" w:cs="Times New Roman"/>
          <w:color w:val="000000" w:themeColor="text1"/>
          <w:sz w:val="20"/>
          <w:szCs w:val="20"/>
        </w:rPr>
        <w:t xml:space="preserve"> shall ensure that all the terms of this Agreement </w:t>
      </w:r>
      <w:proofErr w:type="gramStart"/>
      <w:r w:rsidRPr="003C6D07">
        <w:rPr>
          <w:rFonts w:ascii="Times New Roman" w:hAnsi="Times New Roman" w:cs="Times New Roman"/>
          <w:color w:val="000000" w:themeColor="text1"/>
          <w:sz w:val="20"/>
          <w:szCs w:val="20"/>
        </w:rPr>
        <w:t>are strictly adhered</w:t>
      </w:r>
      <w:proofErr w:type="gramEnd"/>
      <w:r w:rsidRPr="003C6D07">
        <w:rPr>
          <w:rFonts w:ascii="Times New Roman" w:hAnsi="Times New Roman" w:cs="Times New Roman"/>
          <w:color w:val="000000" w:themeColor="text1"/>
          <w:sz w:val="20"/>
          <w:szCs w:val="20"/>
        </w:rPr>
        <w:t xml:space="preserve"> to in letter and spirit</w:t>
      </w:r>
      <w:del w:id="60" w:author="Madeeha Soomro (TF HO)" w:date="2026-03-18T13:54:00Z">
        <w:r w:rsidRPr="003C6D07" w:rsidDel="00566A29">
          <w:rPr>
            <w:rFonts w:ascii="Times New Roman" w:hAnsi="Times New Roman" w:cs="Times New Roman"/>
            <w:color w:val="000000" w:themeColor="text1"/>
            <w:sz w:val="20"/>
            <w:szCs w:val="20"/>
          </w:rPr>
          <w:delText xml:space="preserve"> by the </w:delText>
        </w:r>
        <w:r w:rsidR="00214AF5" w:rsidDel="00566A29">
          <w:rPr>
            <w:rFonts w:ascii="Times New Roman" w:hAnsi="Times New Roman" w:cs="Times New Roman"/>
            <w:color w:val="000000" w:themeColor="text1"/>
            <w:sz w:val="20"/>
            <w:szCs w:val="20"/>
          </w:rPr>
          <w:delText>SSGC</w:delText>
        </w:r>
      </w:del>
      <w:r w:rsidRPr="003C6D07">
        <w:rPr>
          <w:rFonts w:ascii="Times New Roman" w:hAnsi="Times New Roman" w:cs="Times New Roman"/>
          <w:color w:val="000000" w:themeColor="text1"/>
          <w:sz w:val="20"/>
          <w:szCs w:val="20"/>
        </w:rPr>
        <w:t xml:space="preserve">. Any failure on the part of a </w:t>
      </w:r>
      <w:del w:id="61" w:author="Madeeha Soomro (TF HO)" w:date="2026-03-18T13:54:00Z">
        <w:r w:rsidR="00214AF5" w:rsidDel="00566A29">
          <w:rPr>
            <w:rFonts w:ascii="Times New Roman" w:hAnsi="Times New Roman" w:cs="Times New Roman"/>
            <w:color w:val="000000" w:themeColor="text1"/>
            <w:sz w:val="20"/>
            <w:szCs w:val="20"/>
          </w:rPr>
          <w:delText>SSGC</w:delText>
        </w:r>
        <w:r w:rsidRPr="003C6D07" w:rsidDel="00566A29">
          <w:rPr>
            <w:rFonts w:ascii="Times New Roman" w:hAnsi="Times New Roman" w:cs="Times New Roman"/>
            <w:color w:val="000000" w:themeColor="text1"/>
            <w:sz w:val="20"/>
            <w:szCs w:val="20"/>
          </w:rPr>
          <w:delText xml:space="preserve"> </w:delText>
        </w:r>
      </w:del>
      <w:ins w:id="62" w:author="Madeeha Soomro (TF HO)" w:date="2026-03-18T13:54:00Z">
        <w:r w:rsidR="00566A29">
          <w:rPr>
            <w:rFonts w:ascii="Times New Roman" w:hAnsi="Times New Roman" w:cs="Times New Roman"/>
            <w:color w:val="000000" w:themeColor="text1"/>
            <w:sz w:val="20"/>
            <w:szCs w:val="20"/>
          </w:rPr>
          <w:t>either party</w:t>
        </w:r>
        <w:r w:rsidR="00566A29" w:rsidRPr="003C6D07">
          <w:rPr>
            <w:rFonts w:ascii="Times New Roman" w:hAnsi="Times New Roman" w:cs="Times New Roman"/>
            <w:color w:val="000000" w:themeColor="text1"/>
            <w:sz w:val="20"/>
            <w:szCs w:val="20"/>
          </w:rPr>
          <w:t xml:space="preserve"> </w:t>
        </w:r>
      </w:ins>
      <w:r w:rsidRPr="003C6D07">
        <w:rPr>
          <w:rFonts w:ascii="Times New Roman" w:hAnsi="Times New Roman" w:cs="Times New Roman"/>
          <w:color w:val="000000" w:themeColor="text1"/>
          <w:sz w:val="20"/>
          <w:szCs w:val="20"/>
        </w:rPr>
        <w:t>to comply with the same shall be the responsibility of th</w:t>
      </w:r>
      <w:ins w:id="63" w:author="Madeeha Soomro (TF HO)" w:date="2026-03-18T13:55:00Z">
        <w:r w:rsidR="00566A29">
          <w:rPr>
            <w:rFonts w:ascii="Times New Roman" w:hAnsi="Times New Roman" w:cs="Times New Roman"/>
            <w:color w:val="000000" w:themeColor="text1"/>
            <w:sz w:val="20"/>
            <w:szCs w:val="20"/>
          </w:rPr>
          <w:t>at party</w:t>
        </w:r>
      </w:ins>
      <w:del w:id="64" w:author="Madeeha Soomro (TF HO)" w:date="2026-03-18T13:55:00Z">
        <w:r w:rsidRPr="003C6D07" w:rsidDel="00566A29">
          <w:rPr>
            <w:rFonts w:ascii="Times New Roman" w:hAnsi="Times New Roman" w:cs="Times New Roman"/>
            <w:color w:val="000000" w:themeColor="text1"/>
            <w:sz w:val="20"/>
            <w:szCs w:val="20"/>
          </w:rPr>
          <w:delText xml:space="preserve">e </w:delText>
        </w:r>
        <w:r w:rsidR="00214AF5" w:rsidDel="00566A29">
          <w:rPr>
            <w:rFonts w:ascii="Times New Roman" w:hAnsi="Times New Roman" w:cs="Times New Roman"/>
            <w:color w:val="000000" w:themeColor="text1"/>
            <w:sz w:val="20"/>
            <w:szCs w:val="20"/>
          </w:rPr>
          <w:delText>SSGC</w:delText>
        </w:r>
        <w:r w:rsidRPr="003C6D07" w:rsidDel="00566A29">
          <w:rPr>
            <w:rFonts w:ascii="Times New Roman" w:hAnsi="Times New Roman" w:cs="Times New Roman"/>
            <w:color w:val="000000" w:themeColor="text1"/>
            <w:sz w:val="20"/>
            <w:szCs w:val="20"/>
          </w:rPr>
          <w:delText xml:space="preserve"> </w:delText>
        </w:r>
      </w:del>
      <w:ins w:id="65" w:author="Madeeha Soomro (TF HO)" w:date="2026-03-18T13:55:00Z">
        <w:r w:rsidR="00566A29" w:rsidRPr="003C6D07">
          <w:rPr>
            <w:rFonts w:ascii="Times New Roman" w:hAnsi="Times New Roman" w:cs="Times New Roman"/>
            <w:color w:val="000000" w:themeColor="text1"/>
            <w:sz w:val="20"/>
            <w:szCs w:val="20"/>
          </w:rPr>
          <w:t xml:space="preserve"> </w:t>
        </w:r>
      </w:ins>
      <w:r w:rsidRPr="003C6D07">
        <w:rPr>
          <w:rFonts w:ascii="Times New Roman" w:hAnsi="Times New Roman" w:cs="Times New Roman"/>
          <w:color w:val="000000" w:themeColor="text1"/>
          <w:sz w:val="20"/>
          <w:szCs w:val="20"/>
        </w:rPr>
        <w:t xml:space="preserve">and </w:t>
      </w:r>
      <w:del w:id="66" w:author="Madeeha Soomro (TF HO)" w:date="2026-03-18T13:55:00Z">
        <w:r w:rsidRPr="003C6D07" w:rsidDel="00566A29">
          <w:rPr>
            <w:rFonts w:ascii="Times New Roman" w:hAnsi="Times New Roman" w:cs="Times New Roman"/>
            <w:color w:val="000000" w:themeColor="text1"/>
            <w:sz w:val="20"/>
            <w:szCs w:val="20"/>
          </w:rPr>
          <w:delText xml:space="preserve">MMBL </w:delText>
        </w:r>
      </w:del>
      <w:ins w:id="67" w:author="Madeeha Soomro (TF HO)" w:date="2026-03-18T13:55:00Z">
        <w:r w:rsidR="00566A29">
          <w:rPr>
            <w:rFonts w:ascii="Times New Roman" w:hAnsi="Times New Roman" w:cs="Times New Roman"/>
            <w:color w:val="000000" w:themeColor="text1"/>
            <w:sz w:val="20"/>
            <w:szCs w:val="20"/>
          </w:rPr>
          <w:t>the other party</w:t>
        </w:r>
        <w:r w:rsidR="00566A29" w:rsidRPr="003C6D07">
          <w:rPr>
            <w:rFonts w:ascii="Times New Roman" w:hAnsi="Times New Roman" w:cs="Times New Roman"/>
            <w:color w:val="000000" w:themeColor="text1"/>
            <w:sz w:val="20"/>
            <w:szCs w:val="20"/>
          </w:rPr>
          <w:t xml:space="preserve"> </w:t>
        </w:r>
      </w:ins>
      <w:r w:rsidRPr="003C6D07">
        <w:rPr>
          <w:rFonts w:ascii="Times New Roman" w:hAnsi="Times New Roman" w:cs="Times New Roman"/>
          <w:color w:val="000000" w:themeColor="text1"/>
          <w:sz w:val="20"/>
          <w:szCs w:val="20"/>
        </w:rPr>
        <w:t xml:space="preserve">shall not be responsible for and shall remain fully indemnified by the </w:t>
      </w:r>
      <w:del w:id="68" w:author="Madeeha Soomro (TF HO)" w:date="2026-03-18T13:55:00Z">
        <w:r w:rsidR="00214AF5" w:rsidDel="00566A29">
          <w:rPr>
            <w:rFonts w:ascii="Times New Roman" w:hAnsi="Times New Roman" w:cs="Times New Roman"/>
            <w:color w:val="000000" w:themeColor="text1"/>
            <w:sz w:val="20"/>
            <w:szCs w:val="20"/>
          </w:rPr>
          <w:delText>SSGC</w:delText>
        </w:r>
        <w:r w:rsidRPr="003C6D07" w:rsidDel="00566A29">
          <w:rPr>
            <w:rFonts w:ascii="Times New Roman" w:hAnsi="Times New Roman" w:cs="Times New Roman"/>
            <w:color w:val="000000" w:themeColor="text1"/>
            <w:sz w:val="20"/>
            <w:szCs w:val="20"/>
          </w:rPr>
          <w:delText xml:space="preserve"> </w:delText>
        </w:r>
      </w:del>
      <w:ins w:id="69" w:author="Madeeha Soomro (TF HO)" w:date="2026-03-18T13:55:00Z">
        <w:r w:rsidR="00566A29">
          <w:rPr>
            <w:rFonts w:ascii="Times New Roman" w:hAnsi="Times New Roman" w:cs="Times New Roman"/>
            <w:color w:val="000000" w:themeColor="text1"/>
            <w:sz w:val="20"/>
            <w:szCs w:val="20"/>
          </w:rPr>
          <w:t xml:space="preserve">either party </w:t>
        </w:r>
      </w:ins>
      <w:r w:rsidRPr="003C6D07">
        <w:rPr>
          <w:rFonts w:ascii="Times New Roman" w:hAnsi="Times New Roman" w:cs="Times New Roman"/>
          <w:color w:val="000000" w:themeColor="text1"/>
          <w:sz w:val="20"/>
          <w:szCs w:val="20"/>
        </w:rPr>
        <w:t>against any direct or indirect consequences arising from such failure.</w:t>
      </w:r>
    </w:p>
    <w:p w14:paraId="6B56C727" w14:textId="77777777" w:rsidR="009C7917" w:rsidRPr="003C6D07" w:rsidRDefault="009C7917"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p>
    <w:p w14:paraId="6AFD81DA" w14:textId="2812D579" w:rsidR="004C3089" w:rsidRPr="003C6D07" w:rsidDel="00E35279" w:rsidRDefault="007D083D" w:rsidP="004418D2">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del w:id="70" w:author="Madeeha Soomro (TF HO)" w:date="2026-03-17T13:14:00Z"/>
          <w:rFonts w:ascii="Times New Roman" w:hAnsi="Times New Roman" w:cs="Times New Roman"/>
          <w:color w:val="000000" w:themeColor="text1"/>
          <w:sz w:val="20"/>
          <w:szCs w:val="20"/>
        </w:rPr>
      </w:pPr>
      <w:del w:id="71" w:author="Madeeha Soomro (TF HO)" w:date="2026-03-17T13:14:00Z">
        <w:r w:rsidRPr="003C6D07" w:rsidDel="00E35279">
          <w:rPr>
            <w:rFonts w:ascii="Times New Roman" w:hAnsi="Times New Roman" w:cs="Times New Roman"/>
            <w:color w:val="000000" w:themeColor="text1"/>
            <w:sz w:val="20"/>
            <w:szCs w:val="20"/>
          </w:rPr>
          <w:delText xml:space="preserve">The </w:delText>
        </w:r>
        <w:r w:rsidR="00214AF5" w:rsidDel="00E35279">
          <w:rPr>
            <w:rFonts w:ascii="Times New Roman" w:hAnsi="Times New Roman" w:cs="Times New Roman"/>
            <w:color w:val="000000" w:themeColor="text1"/>
            <w:sz w:val="20"/>
            <w:szCs w:val="20"/>
          </w:rPr>
          <w:delText>SSGC</w:delText>
        </w:r>
        <w:r w:rsidRPr="003C6D07" w:rsidDel="00E35279">
          <w:rPr>
            <w:rFonts w:ascii="Times New Roman" w:hAnsi="Times New Roman" w:cs="Times New Roman"/>
            <w:color w:val="000000" w:themeColor="text1"/>
            <w:sz w:val="20"/>
            <w:szCs w:val="20"/>
          </w:rPr>
          <w:delText xml:space="preserve"> shall preserve all records pertaining to all transactions for the period of at least two (02) </w:delText>
        </w:r>
        <w:commentRangeStart w:id="72"/>
        <w:r w:rsidRPr="003C6D07" w:rsidDel="00E35279">
          <w:rPr>
            <w:rFonts w:ascii="Times New Roman" w:hAnsi="Times New Roman" w:cs="Times New Roman"/>
            <w:color w:val="000000" w:themeColor="text1"/>
            <w:sz w:val="20"/>
            <w:szCs w:val="20"/>
          </w:rPr>
          <w:delText>years</w:delText>
        </w:r>
      </w:del>
      <w:commentRangeEnd w:id="72"/>
      <w:r w:rsidR="00E35279">
        <w:rPr>
          <w:rStyle w:val="CommentReference"/>
          <w:rFonts w:ascii="Times New Roman" w:eastAsia="Arial Unicode MS" w:hAnsi="Arial Unicode MS" w:cs="Arial Unicode MS"/>
        </w:rPr>
        <w:commentReference w:id="72"/>
      </w:r>
      <w:del w:id="73" w:author="Madeeha Soomro (TF HO)" w:date="2026-03-17T13:14:00Z">
        <w:r w:rsidRPr="003C6D07" w:rsidDel="00E35279">
          <w:rPr>
            <w:rFonts w:ascii="Times New Roman" w:hAnsi="Times New Roman" w:cs="Times New Roman"/>
            <w:color w:val="000000" w:themeColor="text1"/>
            <w:sz w:val="20"/>
            <w:szCs w:val="20"/>
          </w:rPr>
          <w:delText xml:space="preserve"> from the date thereof in the format as required by MMBL and intimated to the </w:delText>
        </w:r>
        <w:r w:rsidR="00214AF5" w:rsidDel="00E35279">
          <w:rPr>
            <w:rFonts w:ascii="Times New Roman" w:hAnsi="Times New Roman" w:cs="Times New Roman"/>
            <w:color w:val="000000" w:themeColor="text1"/>
            <w:sz w:val="20"/>
            <w:szCs w:val="20"/>
          </w:rPr>
          <w:delText>SSGC</w:delText>
        </w:r>
        <w:r w:rsidRPr="003C6D07" w:rsidDel="00E35279">
          <w:rPr>
            <w:rFonts w:ascii="Times New Roman" w:hAnsi="Times New Roman" w:cs="Times New Roman"/>
            <w:color w:val="000000" w:themeColor="text1"/>
            <w:sz w:val="20"/>
            <w:szCs w:val="20"/>
          </w:rPr>
          <w:delText xml:space="preserve"> in writing through any acceptable medium</w:delText>
        </w:r>
        <w:r w:rsidR="004C3089" w:rsidRPr="003C6D07" w:rsidDel="00E35279">
          <w:rPr>
            <w:rFonts w:ascii="Times New Roman" w:hAnsi="Times New Roman" w:cs="Times New Roman"/>
            <w:color w:val="000000" w:themeColor="text1"/>
            <w:sz w:val="20"/>
            <w:szCs w:val="20"/>
          </w:rPr>
          <w:delText>.</w:delText>
        </w:r>
      </w:del>
    </w:p>
    <w:p w14:paraId="2A4583D6" w14:textId="77777777" w:rsidR="004C3089" w:rsidRPr="003C6D07" w:rsidRDefault="004C3089"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rPr>
          <w:rFonts w:ascii="Times New Roman" w:hAnsi="Times New Roman" w:cs="Times New Roman"/>
          <w:color w:val="000000" w:themeColor="text1"/>
          <w:sz w:val="20"/>
          <w:szCs w:val="20"/>
        </w:rPr>
      </w:pPr>
    </w:p>
    <w:p w14:paraId="163BF95C" w14:textId="58C6AEC3" w:rsidR="004C3089" w:rsidRPr="00880594" w:rsidRDefault="004C3089">
      <w:pPr>
        <w:contextualSpacing/>
        <w:jc w:val="both"/>
        <w:rPr>
          <w:rFonts w:ascii="Times New Roman" w:hAnsi="Times New Roman" w:cs="Times New Roman"/>
          <w:color w:val="000000" w:themeColor="text1"/>
          <w:sz w:val="20"/>
          <w:szCs w:val="20"/>
          <w:rPrChange w:id="74" w:author="Madeeha Soomro (TF HO)" w:date="2026-03-18T14:18:00Z">
            <w:rPr>
              <w:color w:val="000000" w:themeColor="text1"/>
            </w:rPr>
          </w:rPrChange>
        </w:rPr>
        <w:pPrChange w:id="75" w:author="Madeeha Soomro (TF HO)" w:date="2026-03-18T14:18:00Z">
          <w:pPr>
            <w:pStyle w:val="ListParagraph"/>
            <w:numPr>
              <w:numId w:val="8"/>
            </w:numPr>
            <w:pBdr>
              <w:top w:val="none" w:sz="0" w:space="0" w:color="auto"/>
              <w:left w:val="none" w:sz="0" w:space="0" w:color="auto"/>
              <w:bottom w:val="none" w:sz="0" w:space="0" w:color="auto"/>
              <w:right w:val="none" w:sz="0" w:space="0" w:color="auto"/>
              <w:between w:val="none" w:sz="0" w:space="0" w:color="auto"/>
              <w:bar w:val="none" w:sz="0" w:color="auto"/>
            </w:pBdr>
            <w:ind w:left="450" w:hanging="450"/>
            <w:contextualSpacing/>
            <w:jc w:val="both"/>
          </w:pPr>
        </w:pPrChange>
      </w:pPr>
      <w:del w:id="76" w:author="Madeeha Soomro (TF HO)" w:date="2026-03-18T14:17:00Z">
        <w:r w:rsidRPr="00880594" w:rsidDel="00880594">
          <w:rPr>
            <w:rFonts w:ascii="Times New Roman" w:hAnsi="Times New Roman" w:cs="Times New Roman"/>
            <w:sz w:val="20"/>
            <w:szCs w:val="20"/>
            <w:rPrChange w:id="77" w:author="Madeeha Soomro (TF HO)" w:date="2026-03-18T14:18:00Z">
              <w:rPr/>
            </w:rPrChange>
          </w:rPr>
          <w:delText xml:space="preserve">The </w:delText>
        </w:r>
        <w:r w:rsidR="00214AF5" w:rsidRPr="00880594" w:rsidDel="00880594">
          <w:rPr>
            <w:rFonts w:ascii="Times New Roman" w:hAnsi="Times New Roman" w:cs="Times New Roman"/>
            <w:sz w:val="20"/>
            <w:szCs w:val="20"/>
            <w:rPrChange w:id="78" w:author="Madeeha Soomro (TF HO)" w:date="2026-03-18T14:18:00Z">
              <w:rPr/>
            </w:rPrChange>
          </w:rPr>
          <w:delText>SSGC</w:delText>
        </w:r>
        <w:r w:rsidRPr="00880594" w:rsidDel="00880594">
          <w:rPr>
            <w:rFonts w:ascii="Times New Roman" w:hAnsi="Times New Roman" w:cs="Times New Roman"/>
            <w:sz w:val="20"/>
            <w:szCs w:val="20"/>
            <w:rPrChange w:id="79" w:author="Madeeha Soomro (TF HO)" w:date="2026-03-18T14:18:00Z">
              <w:rPr/>
            </w:rPrChange>
          </w:rPr>
          <w:delText xml:space="preserve"> </w:delText>
        </w:r>
        <w:r w:rsidR="009C7917" w:rsidRPr="00880594" w:rsidDel="00880594">
          <w:rPr>
            <w:rFonts w:ascii="Times New Roman" w:hAnsi="Times New Roman" w:cs="Times New Roman"/>
            <w:sz w:val="20"/>
            <w:szCs w:val="20"/>
            <w:rPrChange w:id="80" w:author="Madeeha Soomro (TF HO)" w:date="2026-03-18T14:18:00Z">
              <w:rPr/>
            </w:rPrChange>
          </w:rPr>
          <w:delText>undertakes</w:delText>
        </w:r>
        <w:r w:rsidRPr="00880594" w:rsidDel="00880594">
          <w:rPr>
            <w:rFonts w:ascii="Times New Roman" w:hAnsi="Times New Roman" w:cs="Times New Roman"/>
            <w:sz w:val="20"/>
            <w:szCs w:val="20"/>
            <w:rPrChange w:id="81" w:author="Madeeha Soomro (TF HO)" w:date="2026-03-18T14:18:00Z">
              <w:rPr/>
            </w:rPrChange>
          </w:rPr>
          <w:delText xml:space="preserve"> and acknowledge that it shall solely be responsible for due-diligence (KYC/CDD) of its </w:delText>
        </w:r>
        <w:r w:rsidR="009C7917" w:rsidRPr="00880594" w:rsidDel="00880594">
          <w:rPr>
            <w:rFonts w:ascii="Times New Roman" w:hAnsi="Times New Roman" w:cs="Times New Roman"/>
            <w:sz w:val="20"/>
            <w:szCs w:val="20"/>
            <w:rPrChange w:id="82" w:author="Madeeha Soomro (TF HO)" w:date="2026-03-18T14:18:00Z">
              <w:rPr/>
            </w:rPrChange>
          </w:rPr>
          <w:delText>sub-</w:delText>
        </w:r>
        <w:r w:rsidR="00214AF5" w:rsidRPr="00880594" w:rsidDel="00880594">
          <w:rPr>
            <w:rFonts w:ascii="Times New Roman" w:hAnsi="Times New Roman" w:cs="Times New Roman"/>
            <w:sz w:val="20"/>
            <w:szCs w:val="20"/>
            <w:rPrChange w:id="83" w:author="Madeeha Soomro (TF HO)" w:date="2026-03-18T14:18:00Z">
              <w:rPr/>
            </w:rPrChange>
          </w:rPr>
          <w:delText>SSGC</w:delText>
        </w:r>
        <w:r w:rsidRPr="00880594" w:rsidDel="00880594">
          <w:rPr>
            <w:rFonts w:ascii="Times New Roman" w:hAnsi="Times New Roman" w:cs="Times New Roman"/>
            <w:sz w:val="20"/>
            <w:szCs w:val="20"/>
            <w:rPrChange w:id="84" w:author="Madeeha Soomro (TF HO)" w:date="2026-03-18T14:18:00Z">
              <w:rPr/>
            </w:rPrChange>
          </w:rPr>
          <w:delText xml:space="preserve">s/related parties at its own and shall ensure that they have been completely verified before starting the Services. The </w:delText>
        </w:r>
        <w:r w:rsidR="00214AF5" w:rsidRPr="00880594" w:rsidDel="00880594">
          <w:rPr>
            <w:rFonts w:ascii="Times New Roman" w:hAnsi="Times New Roman" w:cs="Times New Roman"/>
            <w:sz w:val="20"/>
            <w:szCs w:val="20"/>
            <w:rPrChange w:id="85" w:author="Madeeha Soomro (TF HO)" w:date="2026-03-18T14:18:00Z">
              <w:rPr/>
            </w:rPrChange>
          </w:rPr>
          <w:delText>SSGC</w:delText>
        </w:r>
        <w:r w:rsidRPr="00880594" w:rsidDel="00880594">
          <w:rPr>
            <w:rFonts w:ascii="Times New Roman" w:hAnsi="Times New Roman" w:cs="Times New Roman"/>
            <w:sz w:val="20"/>
            <w:szCs w:val="20"/>
            <w:rPrChange w:id="86" w:author="Madeeha Soomro (TF HO)" w:date="2026-03-18T14:18:00Z">
              <w:rPr/>
            </w:rPrChange>
          </w:rPr>
          <w:delText xml:space="preserve"> shall also ensure to provide all </w:delText>
        </w:r>
        <w:commentRangeStart w:id="87"/>
        <w:r w:rsidRPr="00880594" w:rsidDel="00880594">
          <w:rPr>
            <w:rFonts w:ascii="Times New Roman" w:hAnsi="Times New Roman" w:cs="Times New Roman"/>
            <w:sz w:val="20"/>
            <w:szCs w:val="20"/>
            <w:rPrChange w:id="88" w:author="Madeeha Soomro (TF HO)" w:date="2026-03-18T14:18:00Z">
              <w:rPr/>
            </w:rPrChange>
          </w:rPr>
          <w:delText>the</w:delText>
        </w:r>
      </w:del>
      <w:commentRangeEnd w:id="87"/>
      <w:r w:rsidR="00880594">
        <w:rPr>
          <w:rStyle w:val="CommentReference"/>
          <w:rFonts w:ascii="Times New Roman" w:eastAsia="Arial Unicode MS" w:hAnsi="Arial Unicode MS" w:cs="Arial Unicode MS"/>
        </w:rPr>
        <w:commentReference w:id="87"/>
      </w:r>
      <w:del w:id="89" w:author="Madeeha Soomro (TF HO)" w:date="2026-03-18T14:17:00Z">
        <w:r w:rsidRPr="00880594" w:rsidDel="00880594">
          <w:rPr>
            <w:rFonts w:ascii="Times New Roman" w:hAnsi="Times New Roman" w:cs="Times New Roman"/>
            <w:sz w:val="20"/>
            <w:szCs w:val="20"/>
            <w:rPrChange w:id="90" w:author="Madeeha Soomro (TF HO)" w:date="2026-03-18T14:18:00Z">
              <w:rPr/>
            </w:rPrChange>
          </w:rPr>
          <w:delText xml:space="preserve"> due-diligence related documents of any sub-</w:delText>
        </w:r>
        <w:r w:rsidR="00214AF5" w:rsidRPr="00880594" w:rsidDel="00880594">
          <w:rPr>
            <w:rFonts w:ascii="Times New Roman" w:hAnsi="Times New Roman" w:cs="Times New Roman"/>
            <w:sz w:val="20"/>
            <w:szCs w:val="20"/>
            <w:rPrChange w:id="91" w:author="Madeeha Soomro (TF HO)" w:date="2026-03-18T14:18:00Z">
              <w:rPr/>
            </w:rPrChange>
          </w:rPr>
          <w:delText>SSGC</w:delText>
        </w:r>
        <w:r w:rsidRPr="00880594" w:rsidDel="00880594">
          <w:rPr>
            <w:rFonts w:ascii="Times New Roman" w:hAnsi="Times New Roman" w:cs="Times New Roman"/>
            <w:sz w:val="20"/>
            <w:szCs w:val="20"/>
            <w:rPrChange w:id="92" w:author="Madeeha Soomro (TF HO)" w:date="2026-03-18T14:18:00Z">
              <w:rPr/>
            </w:rPrChange>
          </w:rPr>
          <w:delText xml:space="preserve"> to MMBL in case it is required by any government authority or SBP specifically</w:delText>
        </w:r>
      </w:del>
      <w:r w:rsidRPr="00880594">
        <w:rPr>
          <w:rFonts w:ascii="Times New Roman" w:hAnsi="Times New Roman" w:cs="Times New Roman"/>
          <w:sz w:val="20"/>
          <w:szCs w:val="20"/>
          <w:rPrChange w:id="93" w:author="Madeeha Soomro (TF HO)" w:date="2026-03-18T14:18:00Z">
            <w:rPr/>
          </w:rPrChange>
        </w:rPr>
        <w:t>.</w:t>
      </w:r>
    </w:p>
    <w:p w14:paraId="34D22062" w14:textId="77777777" w:rsidR="00FE1516" w:rsidRPr="00FE1516" w:rsidRDefault="00FE1516" w:rsidP="004418D2">
      <w:pPr>
        <w:pStyle w:val="ListParagraph"/>
        <w:rPr>
          <w:rFonts w:ascii="Times New Roman" w:hAnsi="Times New Roman" w:cs="Times New Roman"/>
          <w:color w:val="000000" w:themeColor="text1"/>
          <w:sz w:val="20"/>
          <w:szCs w:val="20"/>
        </w:rPr>
      </w:pPr>
    </w:p>
    <w:p w14:paraId="1823E9EE" w14:textId="77777777" w:rsidR="00FE1516" w:rsidRPr="003C6D07" w:rsidRDefault="00FE1516"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90"/>
        <w:contextualSpacing/>
        <w:jc w:val="both"/>
        <w:rPr>
          <w:rFonts w:ascii="Times New Roman" w:hAnsi="Times New Roman" w:cs="Times New Roman"/>
          <w:color w:val="000000" w:themeColor="text1"/>
          <w:sz w:val="20"/>
          <w:szCs w:val="20"/>
        </w:rPr>
      </w:pPr>
    </w:p>
    <w:p w14:paraId="2770B1B4" w14:textId="011C6F26" w:rsidR="001F6226" w:rsidRPr="003C6D07" w:rsidRDefault="001F6226" w:rsidP="004418D2">
      <w:pPr>
        <w:pStyle w:val="ListParagraph"/>
        <w:ind w:left="-90"/>
        <w:rPr>
          <w:rFonts w:ascii="Times New Roman" w:hAnsi="Times New Roman" w:cs="Times New Roman"/>
          <w:color w:val="000000" w:themeColor="text1"/>
          <w:sz w:val="20"/>
          <w:szCs w:val="20"/>
        </w:rPr>
      </w:pPr>
    </w:p>
    <w:p w14:paraId="295E137E" w14:textId="6ACFB9F5" w:rsidR="00E02C59" w:rsidRPr="00B37DCA" w:rsidRDefault="00B37DCA" w:rsidP="00B37DCA">
      <w:pPr>
        <w:pStyle w:val="ListParagraph"/>
        <w:numPr>
          <w:ilvl w:val="0"/>
          <w:numId w:val="5"/>
        </w:numPr>
        <w:ind w:left="450" w:hanging="450"/>
        <w:jc w:val="both"/>
      </w:pPr>
      <w:ins w:id="94" w:author="Madeeha Soomro (TF HO)" w:date="2026-03-18T14:06:00Z">
        <w:r w:rsidRPr="00B37DCA">
          <w:rPr>
            <w:rFonts w:ascii="Times New Roman" w:hAnsi="Times New Roman" w:cs="Times New Roman"/>
            <w:b/>
            <w:color w:val="000000" w:themeColor="text1"/>
            <w:sz w:val="20"/>
            <w:szCs w:val="20"/>
            <w:rPrChange w:id="95" w:author="Madeeha Soomro (TF HO)" w:date="2026-03-18T14:08:00Z">
              <w:rPr>
                <w:rFonts w:ascii="Arial" w:eastAsia="Times New Roman" w:hAnsi="Arial" w:cs="Arial"/>
                <w:b/>
                <w:bCs/>
                <w:color w:val="333333"/>
                <w:sz w:val="36"/>
                <w:szCs w:val="36"/>
              </w:rPr>
            </w:rPrChange>
          </w:rPr>
          <w:t>Fund Transfer to SSGC, Receipt of Customer Data and Payment of Charges to MMBL</w:t>
        </w:r>
      </w:ins>
      <w:ins w:id="96" w:author="Madeeha Soomro (TF HO)" w:date="2026-03-18T14:07:00Z">
        <w:r>
          <w:rPr>
            <w:rFonts w:ascii="Arial" w:eastAsia="Times New Roman" w:hAnsi="Arial" w:cs="Arial"/>
            <w:b/>
            <w:bCs/>
            <w:color w:val="333333"/>
            <w:sz w:val="36"/>
            <w:szCs w:val="36"/>
          </w:rPr>
          <w:t xml:space="preserve">   </w:t>
        </w:r>
      </w:ins>
      <w:ins w:id="97" w:author="Madeeha Soomro (TF HO)" w:date="2026-03-18T14:06:00Z">
        <w:r w:rsidRPr="00B37DCA">
          <w:t xml:space="preserve"> </w:t>
        </w:r>
      </w:ins>
      <w:del w:id="98" w:author="Madeeha Soomro (TF HO)" w:date="2026-03-18T14:07:00Z">
        <w:r w:rsidR="00E02C59" w:rsidRPr="00B37DCA" w:rsidDel="00B37DCA">
          <w:delText>MMBL’S RIGHTS AND OBLIGATIONS</w:delText>
        </w:r>
      </w:del>
    </w:p>
    <w:p w14:paraId="191E9F18" w14:textId="1D03C990" w:rsidR="00235665" w:rsidRPr="003C6D07" w:rsidDel="00AB61E1" w:rsidRDefault="00235665" w:rsidP="004418D2">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ind w:left="446" w:hanging="446"/>
        <w:contextualSpacing/>
        <w:jc w:val="both"/>
        <w:rPr>
          <w:del w:id="99" w:author="Madeeha Soomro (TF HO)" w:date="2026-03-17T13:57:00Z"/>
          <w:rFonts w:ascii="Times New Roman" w:hAnsi="Times New Roman" w:cs="Times New Roman"/>
          <w:color w:val="000000" w:themeColor="text1"/>
          <w:sz w:val="20"/>
          <w:szCs w:val="20"/>
        </w:rPr>
      </w:pPr>
      <w:del w:id="100" w:author="Madeeha Soomro (TF HO)" w:date="2026-03-17T13:57:00Z">
        <w:r w:rsidRPr="003C6D07" w:rsidDel="00AB61E1">
          <w:rPr>
            <w:rFonts w:ascii="Times New Roman" w:hAnsi="Times New Roman" w:cs="Times New Roman"/>
            <w:color w:val="000000" w:themeColor="text1"/>
            <w:sz w:val="20"/>
            <w:szCs w:val="20"/>
          </w:rPr>
          <w:delText xml:space="preserve">MMBL shall have the right to verify and investigate all </w:delText>
        </w:r>
        <w:commentRangeStart w:id="101"/>
        <w:r w:rsidR="0046458E" w:rsidRPr="003C6D07" w:rsidDel="00AB61E1">
          <w:rPr>
            <w:rFonts w:ascii="Times New Roman" w:hAnsi="Times New Roman" w:cs="Times New Roman"/>
            <w:color w:val="000000" w:themeColor="text1"/>
            <w:sz w:val="20"/>
            <w:szCs w:val="20"/>
          </w:rPr>
          <w:delText>t</w:delText>
        </w:r>
        <w:r w:rsidRPr="003C6D07" w:rsidDel="00AB61E1">
          <w:rPr>
            <w:rFonts w:ascii="Times New Roman" w:hAnsi="Times New Roman" w:cs="Times New Roman"/>
            <w:color w:val="000000" w:themeColor="text1"/>
            <w:sz w:val="20"/>
            <w:szCs w:val="20"/>
          </w:rPr>
          <w:delText>ransactions</w:delText>
        </w:r>
      </w:del>
      <w:commentRangeEnd w:id="101"/>
      <w:r w:rsidR="00AB61E1">
        <w:rPr>
          <w:rStyle w:val="CommentReference"/>
          <w:rFonts w:ascii="Times New Roman" w:eastAsia="Arial Unicode MS" w:hAnsi="Arial Unicode MS" w:cs="Arial Unicode MS"/>
        </w:rPr>
        <w:commentReference w:id="101"/>
      </w:r>
      <w:del w:id="102" w:author="Madeeha Soomro (TF HO)" w:date="2026-03-17T13:57:00Z">
        <w:r w:rsidRPr="003C6D07" w:rsidDel="00AB61E1">
          <w:rPr>
            <w:rFonts w:ascii="Times New Roman" w:hAnsi="Times New Roman" w:cs="Times New Roman"/>
            <w:color w:val="000000" w:themeColor="text1"/>
            <w:sz w:val="20"/>
            <w:szCs w:val="20"/>
          </w:rPr>
          <w:delText xml:space="preserve"> under the limits prescribed by law and to examine the </w:delText>
        </w:r>
        <w:r w:rsidR="00214AF5" w:rsidDel="00AB61E1">
          <w:rPr>
            <w:rFonts w:ascii="Times New Roman" w:hAnsi="Times New Roman" w:cs="Times New Roman"/>
            <w:color w:val="000000" w:themeColor="text1"/>
            <w:sz w:val="20"/>
            <w:szCs w:val="20"/>
          </w:rPr>
          <w:delText>SSGC</w:delText>
        </w:r>
        <w:r w:rsidRPr="003C6D07" w:rsidDel="00AB61E1">
          <w:rPr>
            <w:rFonts w:ascii="Times New Roman" w:hAnsi="Times New Roman" w:cs="Times New Roman"/>
            <w:color w:val="000000" w:themeColor="text1"/>
            <w:sz w:val="20"/>
            <w:szCs w:val="20"/>
          </w:rPr>
          <w:delText xml:space="preserve">’s, records (electronic or otherwise) and other papers relating to the </w:delText>
        </w:r>
        <w:r w:rsidR="0046458E" w:rsidRPr="003C6D07" w:rsidDel="00AB61E1">
          <w:rPr>
            <w:rFonts w:ascii="Times New Roman" w:hAnsi="Times New Roman" w:cs="Times New Roman"/>
            <w:color w:val="000000" w:themeColor="text1"/>
            <w:sz w:val="20"/>
            <w:szCs w:val="20"/>
          </w:rPr>
          <w:delText>t</w:delText>
        </w:r>
        <w:r w:rsidRPr="003C6D07" w:rsidDel="00AB61E1">
          <w:rPr>
            <w:rFonts w:ascii="Times New Roman" w:hAnsi="Times New Roman" w:cs="Times New Roman"/>
            <w:color w:val="000000" w:themeColor="text1"/>
            <w:sz w:val="20"/>
            <w:szCs w:val="20"/>
          </w:rPr>
          <w:delText xml:space="preserve">ransactions covered by the terms of this Agreement. </w:delText>
        </w:r>
      </w:del>
    </w:p>
    <w:p w14:paraId="46CA18C9" w14:textId="405DFBDF" w:rsidR="00063F43" w:rsidRPr="003C6D07" w:rsidRDefault="00063F43" w:rsidP="004418D2">
      <w:pPr>
        <w:tabs>
          <w:tab w:val="left" w:pos="-180"/>
        </w:tabs>
        <w:ind w:left="446" w:hanging="446"/>
        <w:contextualSpacing/>
        <w:jc w:val="both"/>
        <w:rPr>
          <w:rFonts w:ascii="Times New Roman" w:hAnsi="Times New Roman" w:cs="Times New Roman"/>
          <w:color w:val="000000" w:themeColor="text1"/>
          <w:sz w:val="20"/>
          <w:szCs w:val="20"/>
        </w:rPr>
      </w:pPr>
    </w:p>
    <w:p w14:paraId="7DE0D0E3" w14:textId="291B63D5" w:rsidR="007D083D" w:rsidRPr="003C6D07" w:rsidDel="00136D1E" w:rsidRDefault="00B64299" w:rsidP="004418D2">
      <w:pPr>
        <w:pStyle w:val="ListParagraph"/>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left="446" w:hanging="446"/>
        <w:jc w:val="both"/>
        <w:rPr>
          <w:del w:id="103" w:author="Madeeha Soomro (TF HO)" w:date="2026-03-18T13:48:00Z"/>
          <w:rFonts w:ascii="Times New Roman" w:hAnsi="Times New Roman" w:cs="Times New Roman"/>
          <w:color w:val="000000" w:themeColor="text1"/>
          <w:sz w:val="20"/>
          <w:szCs w:val="20"/>
        </w:rPr>
      </w:pPr>
      <w:del w:id="104" w:author="Madeeha Soomro (TF HO)" w:date="2026-03-18T13:48:00Z">
        <w:r w:rsidRPr="003C6D07" w:rsidDel="00136D1E">
          <w:rPr>
            <w:rFonts w:ascii="Times New Roman" w:hAnsi="Times New Roman" w:cs="Times New Roman"/>
            <w:color w:val="000000" w:themeColor="text1"/>
            <w:sz w:val="20"/>
            <w:szCs w:val="20"/>
          </w:rPr>
          <w:delText>MMBL shall at all times have the absolute right to suspend its provision of the payment services envisaged under this Agreement</w:delText>
        </w:r>
        <w:r w:rsidR="007D083D" w:rsidRPr="003C6D07" w:rsidDel="00136D1E">
          <w:rPr>
            <w:rFonts w:ascii="Times New Roman" w:hAnsi="Times New Roman" w:cs="Times New Roman"/>
            <w:color w:val="000000" w:themeColor="text1"/>
            <w:sz w:val="20"/>
            <w:szCs w:val="20"/>
          </w:rPr>
          <w:delText>:</w:delText>
        </w:r>
      </w:del>
    </w:p>
    <w:p w14:paraId="34BA9EDC" w14:textId="1AD1B148" w:rsidR="007D083D" w:rsidRPr="003C6D07" w:rsidDel="00136D1E" w:rsidRDefault="007D083D" w:rsidP="004418D2">
      <w:pPr>
        <w:pStyle w:val="ListParagraph"/>
        <w:ind w:left="450" w:hanging="450"/>
        <w:rPr>
          <w:del w:id="105" w:author="Madeeha Soomro (TF HO)" w:date="2026-03-18T13:48:00Z"/>
          <w:rFonts w:ascii="Times New Roman" w:hAnsi="Times New Roman" w:cs="Times New Roman"/>
          <w:color w:val="000000" w:themeColor="text1"/>
          <w:sz w:val="20"/>
          <w:szCs w:val="20"/>
        </w:rPr>
      </w:pPr>
    </w:p>
    <w:p w14:paraId="7CB8A8D0" w14:textId="6DCAA35D" w:rsidR="007D083D" w:rsidRPr="003C6D07" w:rsidDel="00136D1E" w:rsidRDefault="007D083D"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del w:id="106" w:author="Madeeha Soomro (TF HO)" w:date="2026-03-18T13:48:00Z"/>
          <w:rFonts w:ascii="Times New Roman" w:hAnsi="Times New Roman" w:cs="Times New Roman"/>
          <w:color w:val="000000" w:themeColor="text1"/>
          <w:sz w:val="20"/>
          <w:szCs w:val="20"/>
        </w:rPr>
      </w:pPr>
      <w:del w:id="107" w:author="Madeeha Soomro (TF HO)" w:date="2026-03-18T13:48:00Z">
        <w:r w:rsidRPr="003C6D07" w:rsidDel="00136D1E">
          <w:rPr>
            <w:rFonts w:ascii="Times New Roman" w:hAnsi="Times New Roman" w:cs="Times New Roman"/>
            <w:color w:val="000000" w:themeColor="text1"/>
            <w:sz w:val="20"/>
            <w:szCs w:val="20"/>
          </w:rPr>
          <w:lastRenderedPageBreak/>
          <w:delText xml:space="preserve">a) </w:delText>
        </w:r>
        <w:r w:rsidR="00B64299" w:rsidRPr="003C6D07" w:rsidDel="00136D1E">
          <w:rPr>
            <w:rFonts w:ascii="Times New Roman" w:hAnsi="Times New Roman" w:cs="Times New Roman"/>
            <w:color w:val="000000" w:themeColor="text1"/>
            <w:sz w:val="20"/>
            <w:szCs w:val="20"/>
          </w:rPr>
          <w:delText xml:space="preserve"> with prior written noti</w:delText>
        </w:r>
        <w:r w:rsidR="002208FB" w:rsidRPr="003C6D07" w:rsidDel="00136D1E">
          <w:rPr>
            <w:rFonts w:ascii="Times New Roman" w:hAnsi="Times New Roman" w:cs="Times New Roman"/>
            <w:color w:val="000000" w:themeColor="text1"/>
            <w:sz w:val="20"/>
            <w:szCs w:val="20"/>
          </w:rPr>
          <w:delText>ce of thirty (30) Business days</w:delText>
        </w:r>
      </w:del>
      <w:del w:id="108" w:author="Madeeha Soomro (TF HO)" w:date="2026-03-18T12:37:00Z">
        <w:r w:rsidR="002208FB" w:rsidRPr="003C6D07" w:rsidDel="00342051">
          <w:rPr>
            <w:rFonts w:ascii="Times New Roman" w:hAnsi="Times New Roman" w:cs="Times New Roman"/>
            <w:color w:val="000000" w:themeColor="text1"/>
            <w:sz w:val="20"/>
            <w:szCs w:val="20"/>
          </w:rPr>
          <w:delText xml:space="preserve"> </w:delText>
        </w:r>
        <w:r w:rsidR="00B64299" w:rsidRPr="003C6D07" w:rsidDel="00342051">
          <w:rPr>
            <w:rFonts w:ascii="Times New Roman" w:hAnsi="Times New Roman" w:cs="Times New Roman"/>
            <w:color w:val="000000" w:themeColor="text1"/>
            <w:sz w:val="20"/>
            <w:szCs w:val="20"/>
          </w:rPr>
          <w:delText xml:space="preserve">to the </w:delText>
        </w:r>
        <w:r w:rsidR="00214AF5" w:rsidDel="00342051">
          <w:rPr>
            <w:rFonts w:ascii="Times New Roman" w:hAnsi="Times New Roman" w:cs="Times New Roman"/>
            <w:color w:val="000000" w:themeColor="text1"/>
            <w:sz w:val="20"/>
            <w:szCs w:val="20"/>
          </w:rPr>
          <w:delText>SSGC</w:delText>
        </w:r>
      </w:del>
      <w:del w:id="109" w:author="Madeeha Soomro (TF HO)" w:date="2026-03-18T13:48:00Z">
        <w:r w:rsidR="00B64299" w:rsidRPr="003C6D07" w:rsidDel="00136D1E">
          <w:rPr>
            <w:rFonts w:ascii="Times New Roman" w:hAnsi="Times New Roman" w:cs="Times New Roman"/>
            <w:color w:val="000000" w:themeColor="text1"/>
            <w:sz w:val="20"/>
            <w:szCs w:val="20"/>
          </w:rPr>
          <w:delText>,</w:delText>
        </w:r>
        <w:r w:rsidR="00EC2776" w:rsidRPr="003C6D07" w:rsidDel="00136D1E">
          <w:rPr>
            <w:rFonts w:ascii="Times New Roman" w:hAnsi="Times New Roman" w:cs="Times New Roman"/>
            <w:color w:val="000000" w:themeColor="text1"/>
            <w:sz w:val="20"/>
            <w:szCs w:val="20"/>
          </w:rPr>
          <w:delText xml:space="preserve"> without assigning any reason</w:delText>
        </w:r>
        <w:r w:rsidRPr="003C6D07" w:rsidDel="00136D1E">
          <w:rPr>
            <w:rFonts w:ascii="Times New Roman" w:hAnsi="Times New Roman" w:cs="Times New Roman"/>
            <w:color w:val="000000" w:themeColor="text1"/>
            <w:sz w:val="20"/>
            <w:szCs w:val="20"/>
          </w:rPr>
          <w:delText>;</w:delText>
        </w:r>
      </w:del>
    </w:p>
    <w:p w14:paraId="5225B248" w14:textId="7354F69F" w:rsidR="002208FB" w:rsidRPr="003C6D07" w:rsidDel="00136D1E" w:rsidRDefault="007D083D" w:rsidP="004418D2">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del w:id="110" w:author="Madeeha Soomro (TF HO)" w:date="2026-03-18T13:48:00Z"/>
          <w:rFonts w:ascii="Times New Roman" w:hAnsi="Times New Roman" w:cs="Times New Roman"/>
          <w:color w:val="000000" w:themeColor="text1"/>
          <w:sz w:val="20"/>
          <w:szCs w:val="20"/>
        </w:rPr>
      </w:pPr>
      <w:del w:id="111" w:author="Madeeha Soomro (TF HO)" w:date="2026-03-18T13:48:00Z">
        <w:r w:rsidRPr="003C6D07" w:rsidDel="00136D1E">
          <w:rPr>
            <w:rFonts w:ascii="Times New Roman" w:hAnsi="Times New Roman" w:cs="Times New Roman"/>
            <w:color w:val="000000" w:themeColor="text1"/>
            <w:sz w:val="20"/>
            <w:szCs w:val="20"/>
          </w:rPr>
          <w:delText xml:space="preserve">b) immediately, </w:delText>
        </w:r>
        <w:commentRangeStart w:id="112"/>
        <w:r w:rsidRPr="003C6D07" w:rsidDel="00136D1E">
          <w:rPr>
            <w:rFonts w:ascii="Times New Roman" w:hAnsi="Times New Roman" w:cs="Times New Roman"/>
            <w:color w:val="000000" w:themeColor="text1"/>
            <w:sz w:val="20"/>
            <w:szCs w:val="20"/>
          </w:rPr>
          <w:delText>without</w:delText>
        </w:r>
      </w:del>
      <w:commentRangeEnd w:id="112"/>
      <w:del w:id="113" w:author="Madeeha Soomro (TF HO)" w:date="2026-03-18T14:18:00Z">
        <w:r w:rsidR="00136D1E" w:rsidDel="00880594">
          <w:rPr>
            <w:rStyle w:val="CommentReference"/>
            <w:rFonts w:ascii="Times New Roman" w:eastAsia="Arial Unicode MS" w:hAnsi="Arial Unicode MS" w:cs="Arial Unicode MS"/>
          </w:rPr>
          <w:commentReference w:id="112"/>
        </w:r>
      </w:del>
      <w:del w:id="114" w:author="Madeeha Soomro (TF HO)" w:date="2026-03-18T13:48:00Z">
        <w:r w:rsidRPr="003C6D07" w:rsidDel="00136D1E">
          <w:rPr>
            <w:rFonts w:ascii="Times New Roman" w:hAnsi="Times New Roman" w:cs="Times New Roman"/>
            <w:color w:val="000000" w:themeColor="text1"/>
            <w:sz w:val="20"/>
            <w:szCs w:val="20"/>
          </w:rPr>
          <w:delText xml:space="preserve"> prior written notice to the </w:delText>
        </w:r>
      </w:del>
      <w:del w:id="115" w:author="Madeeha Soomro (TF HO)" w:date="2026-03-17T14:03:00Z">
        <w:r w:rsidR="00214AF5" w:rsidDel="00AB61E1">
          <w:rPr>
            <w:rFonts w:ascii="Times New Roman" w:hAnsi="Times New Roman" w:cs="Times New Roman"/>
            <w:color w:val="000000" w:themeColor="text1"/>
            <w:sz w:val="20"/>
            <w:szCs w:val="20"/>
          </w:rPr>
          <w:delText>SSGC</w:delText>
        </w:r>
      </w:del>
      <w:del w:id="116" w:author="Madeeha Soomro (TF HO)" w:date="2026-03-18T13:48:00Z">
        <w:r w:rsidRPr="003C6D07" w:rsidDel="00136D1E">
          <w:rPr>
            <w:rFonts w:ascii="Times New Roman" w:hAnsi="Times New Roman" w:cs="Times New Roman"/>
            <w:color w:val="000000" w:themeColor="text1"/>
            <w:sz w:val="20"/>
            <w:szCs w:val="20"/>
          </w:rPr>
          <w:delText xml:space="preserve">, in case </w:delText>
        </w:r>
      </w:del>
      <w:del w:id="117" w:author="Madeeha Soomro (TF HO)" w:date="2026-03-17T14:03:00Z">
        <w:r w:rsidR="00214AF5" w:rsidDel="00AB61E1">
          <w:rPr>
            <w:rFonts w:ascii="Times New Roman" w:hAnsi="Times New Roman" w:cs="Times New Roman"/>
            <w:color w:val="000000" w:themeColor="text1"/>
            <w:sz w:val="20"/>
            <w:szCs w:val="20"/>
          </w:rPr>
          <w:delText>SSGC</w:delText>
        </w:r>
        <w:r w:rsidRPr="003C6D07" w:rsidDel="00AB61E1">
          <w:rPr>
            <w:rFonts w:ascii="Times New Roman" w:hAnsi="Times New Roman" w:cs="Times New Roman"/>
            <w:color w:val="000000" w:themeColor="text1"/>
            <w:sz w:val="20"/>
            <w:szCs w:val="20"/>
          </w:rPr>
          <w:delText xml:space="preserve"> </w:delText>
        </w:r>
      </w:del>
      <w:del w:id="118" w:author="Madeeha Soomro (TF HO)" w:date="2026-03-18T13:48:00Z">
        <w:r w:rsidRPr="003C6D07" w:rsidDel="00136D1E">
          <w:rPr>
            <w:rFonts w:ascii="Times New Roman" w:hAnsi="Times New Roman" w:cs="Times New Roman"/>
            <w:color w:val="000000" w:themeColor="text1"/>
            <w:sz w:val="20"/>
            <w:szCs w:val="20"/>
          </w:rPr>
          <w:delText>is involved in any fraudulent activity or in any criminal case, or if MMBL gets any instructions/ directions/ order from any competent authority to do so.</w:delText>
        </w:r>
      </w:del>
    </w:p>
    <w:p w14:paraId="0B355724" w14:textId="067A7FFF" w:rsidR="002208FB" w:rsidRPr="003A3B67" w:rsidDel="003A3B67" w:rsidRDefault="002208FB">
      <w:pPr>
        <w:rPr>
          <w:del w:id="119" w:author="Madeeha Soomro (TF HO)" w:date="2026-03-17T14:21:00Z"/>
          <w:rFonts w:ascii="Times New Roman" w:hAnsi="Times New Roman" w:cs="Times New Roman"/>
          <w:color w:val="000000" w:themeColor="text1"/>
          <w:sz w:val="20"/>
          <w:szCs w:val="20"/>
          <w:rPrChange w:id="120" w:author="Madeeha Soomro (TF HO)" w:date="2026-03-17T14:21:00Z">
            <w:rPr>
              <w:del w:id="121" w:author="Madeeha Soomro (TF HO)" w:date="2026-03-17T14:21:00Z"/>
            </w:rPr>
          </w:rPrChange>
        </w:rPr>
        <w:pPrChange w:id="122" w:author="Madeeha Soomro (TF HO)" w:date="2026-03-17T14:21:00Z">
          <w:pPr>
            <w:pStyle w:val="ListParagraph"/>
            <w:ind w:left="450" w:hanging="450"/>
          </w:pPr>
        </w:pPrChange>
      </w:pPr>
    </w:p>
    <w:p w14:paraId="4F0BBD9C" w14:textId="4F08D414" w:rsidR="00674E20" w:rsidDel="00B37DCA" w:rsidRDefault="00845456">
      <w:pPr>
        <w:tabs>
          <w:tab w:val="left" w:pos="-180"/>
        </w:tabs>
        <w:jc w:val="both"/>
        <w:rPr>
          <w:del w:id="123" w:author="Madeeha Soomro (TF HO)" w:date="2026-03-18T14:05:00Z"/>
          <w:rFonts w:ascii="Times New Roman" w:hAnsi="Times New Roman" w:cs="Times New Roman"/>
          <w:color w:val="000000" w:themeColor="text1"/>
          <w:sz w:val="20"/>
          <w:szCs w:val="20"/>
        </w:rPr>
        <w:pPrChange w:id="124" w:author="Madeeha Soomro (TF HO)" w:date="2026-03-18T14:18:00Z">
          <w:pPr>
            <w:pStyle w:val="ListParagraph"/>
            <w:numPr>
              <w:numId w:val="1"/>
            </w:numPr>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360"/>
            <w:jc w:val="both"/>
          </w:pPr>
        </w:pPrChange>
      </w:pPr>
      <w:del w:id="125" w:author="Madeeha Soomro (TF HO)" w:date="2026-03-17T14:05:00Z">
        <w:r w:rsidRPr="003A3B67" w:rsidDel="00AB61E1">
          <w:rPr>
            <w:rFonts w:ascii="Times New Roman" w:hAnsi="Times New Roman" w:cs="Times New Roman"/>
            <w:color w:val="000000" w:themeColor="text1"/>
            <w:sz w:val="20"/>
            <w:szCs w:val="20"/>
            <w:rPrChange w:id="126" w:author="Madeeha Soomro (TF HO)" w:date="2026-03-17T14:21:00Z">
              <w:rPr/>
            </w:rPrChange>
          </w:rPr>
          <w:delText>MMBL shall</w:delText>
        </w:r>
        <w:r w:rsidR="00EC2776" w:rsidRPr="003A3B67" w:rsidDel="00AB61E1">
          <w:rPr>
            <w:rFonts w:ascii="Times New Roman" w:hAnsi="Times New Roman" w:cs="Times New Roman"/>
            <w:color w:val="000000" w:themeColor="text1"/>
            <w:sz w:val="20"/>
            <w:szCs w:val="20"/>
            <w:rPrChange w:id="127" w:author="Madeeha Soomro (TF HO)" w:date="2026-03-17T14:21:00Z">
              <w:rPr/>
            </w:rPrChange>
          </w:rPr>
          <w:delText xml:space="preserve"> not be responsible for any Customer complaint(s) and the </w:delText>
        </w:r>
        <w:r w:rsidR="00214AF5" w:rsidRPr="003A3B67" w:rsidDel="00AB61E1">
          <w:rPr>
            <w:rFonts w:ascii="Times New Roman" w:hAnsi="Times New Roman" w:cs="Times New Roman"/>
            <w:color w:val="000000" w:themeColor="text1"/>
            <w:sz w:val="20"/>
            <w:szCs w:val="20"/>
            <w:rPrChange w:id="128" w:author="Madeeha Soomro (TF HO)" w:date="2026-03-17T14:21:00Z">
              <w:rPr/>
            </w:rPrChange>
          </w:rPr>
          <w:delText>SSGC</w:delText>
        </w:r>
        <w:r w:rsidR="00EC2776" w:rsidRPr="003A3B67" w:rsidDel="00AB61E1">
          <w:rPr>
            <w:rFonts w:ascii="Times New Roman" w:hAnsi="Times New Roman" w:cs="Times New Roman"/>
            <w:color w:val="000000" w:themeColor="text1"/>
            <w:sz w:val="20"/>
            <w:szCs w:val="20"/>
            <w:rPrChange w:id="129" w:author="Madeeha Soomro (TF HO)" w:date="2026-03-17T14:21:00Z">
              <w:rPr/>
            </w:rPrChange>
          </w:rPr>
          <w:delText xml:space="preserve"> shall indemnify and hold MMBL harmless from any Customer claims </w:delText>
        </w:r>
      </w:del>
      <w:del w:id="130" w:author="Madeeha Soomro (TF HO)" w:date="2026-03-17T14:04:00Z">
        <w:r w:rsidR="00EC2776" w:rsidRPr="003A3B67" w:rsidDel="00AB61E1">
          <w:rPr>
            <w:rFonts w:ascii="Times New Roman" w:hAnsi="Times New Roman" w:cs="Times New Roman"/>
            <w:color w:val="000000" w:themeColor="text1"/>
            <w:sz w:val="20"/>
            <w:szCs w:val="20"/>
            <w:rPrChange w:id="131" w:author="Madeeha Soomro (TF HO)" w:date="2026-03-17T14:21:00Z">
              <w:rPr/>
            </w:rPrChange>
          </w:rPr>
          <w:delText>of any nature whatsoever</w:delText>
        </w:r>
      </w:del>
      <w:del w:id="132" w:author="Madeeha Soomro (TF HO)" w:date="2026-03-17T14:05:00Z">
        <w:r w:rsidR="00EC2776" w:rsidRPr="003A3B67" w:rsidDel="00AB61E1">
          <w:rPr>
            <w:rFonts w:ascii="Times New Roman" w:hAnsi="Times New Roman" w:cs="Times New Roman"/>
            <w:color w:val="000000" w:themeColor="text1"/>
            <w:sz w:val="20"/>
            <w:szCs w:val="20"/>
            <w:rPrChange w:id="133" w:author="Madeeha Soomro (TF HO)" w:date="2026-03-17T14:21:00Z">
              <w:rPr/>
            </w:rPrChange>
          </w:rPr>
          <w:delText xml:space="preserve">. </w:delText>
        </w:r>
      </w:del>
      <w:del w:id="134" w:author="Madeeha Soomro (TF HO)" w:date="2026-03-17T14:08:00Z">
        <w:r w:rsidR="009359F2" w:rsidRPr="003A3B67" w:rsidDel="00674E20">
          <w:rPr>
            <w:rFonts w:ascii="Times New Roman" w:hAnsi="Times New Roman" w:cs="Times New Roman"/>
            <w:color w:val="000000" w:themeColor="text1"/>
            <w:sz w:val="20"/>
            <w:szCs w:val="20"/>
            <w:rPrChange w:id="135" w:author="Madeeha Soomro (TF HO)" w:date="2026-03-17T14:21:00Z">
              <w:rPr/>
            </w:rPrChange>
          </w:rPr>
          <w:delText>The C</w:delText>
        </w:r>
        <w:r w:rsidR="00EC2776" w:rsidRPr="003A3B67" w:rsidDel="00674E20">
          <w:rPr>
            <w:rFonts w:ascii="Times New Roman" w:hAnsi="Times New Roman" w:cs="Times New Roman"/>
            <w:color w:val="000000" w:themeColor="text1"/>
            <w:sz w:val="20"/>
            <w:szCs w:val="20"/>
            <w:rPrChange w:id="136" w:author="Madeeha Soomro (TF HO)" w:date="2026-03-17T14:21:00Z">
              <w:rPr/>
            </w:rPrChange>
          </w:rPr>
          <w:delText xml:space="preserve">omplaint(s) and queries of the </w:delText>
        </w:r>
        <w:r w:rsidR="00214AF5" w:rsidRPr="003A3B67" w:rsidDel="00674E20">
          <w:rPr>
            <w:rFonts w:ascii="Times New Roman" w:hAnsi="Times New Roman" w:cs="Times New Roman"/>
            <w:color w:val="000000" w:themeColor="text1"/>
            <w:sz w:val="20"/>
            <w:szCs w:val="20"/>
            <w:rPrChange w:id="137" w:author="Madeeha Soomro (TF HO)" w:date="2026-03-17T14:21:00Z">
              <w:rPr/>
            </w:rPrChange>
          </w:rPr>
          <w:delText>SSGC</w:delText>
        </w:r>
        <w:r w:rsidR="00EC2776" w:rsidRPr="003A3B67" w:rsidDel="00674E20">
          <w:rPr>
            <w:rFonts w:ascii="Times New Roman" w:hAnsi="Times New Roman" w:cs="Times New Roman"/>
            <w:color w:val="000000" w:themeColor="text1"/>
            <w:sz w:val="20"/>
            <w:szCs w:val="20"/>
            <w:rPrChange w:id="138" w:author="Madeeha Soomro (TF HO)" w:date="2026-03-17T14:21:00Z">
              <w:rPr/>
            </w:rPrChange>
          </w:rPr>
          <w:delText xml:space="preserve"> in relation to the </w:delText>
        </w:r>
      </w:del>
      <w:del w:id="139" w:author="Madeeha Soomro (TF HO)" w:date="2026-03-17T14:05:00Z">
        <w:r w:rsidR="00EC2776" w:rsidRPr="003A3B67" w:rsidDel="00AB61E1">
          <w:rPr>
            <w:rFonts w:ascii="Times New Roman" w:hAnsi="Times New Roman" w:cs="Times New Roman"/>
            <w:color w:val="000000" w:themeColor="text1"/>
            <w:sz w:val="20"/>
            <w:szCs w:val="20"/>
            <w:rPrChange w:id="140" w:author="Madeeha Soomro (TF HO)" w:date="2026-03-17T14:21:00Z">
              <w:rPr/>
            </w:rPrChange>
          </w:rPr>
          <w:delText xml:space="preserve">Services </w:delText>
        </w:r>
      </w:del>
      <w:del w:id="141" w:author="Madeeha Soomro (TF HO)" w:date="2026-03-17T14:08:00Z">
        <w:r w:rsidR="00930EB3" w:rsidRPr="003A3B67" w:rsidDel="00674E20">
          <w:rPr>
            <w:rFonts w:ascii="Times New Roman" w:hAnsi="Times New Roman" w:cs="Times New Roman"/>
            <w:color w:val="000000" w:themeColor="text1"/>
            <w:sz w:val="20"/>
            <w:szCs w:val="20"/>
            <w:rPrChange w:id="142" w:author="Madeeha Soomro (TF HO)" w:date="2026-03-17T14:21:00Z">
              <w:rPr/>
            </w:rPrChange>
          </w:rPr>
          <w:delText>shall be</w:delText>
        </w:r>
        <w:r w:rsidR="00EC2776" w:rsidRPr="003A3B67" w:rsidDel="00674E20">
          <w:rPr>
            <w:rFonts w:ascii="Times New Roman" w:hAnsi="Times New Roman" w:cs="Times New Roman"/>
            <w:color w:val="000000" w:themeColor="text1"/>
            <w:sz w:val="20"/>
            <w:szCs w:val="20"/>
            <w:rPrChange w:id="143" w:author="Madeeha Soomro (TF HO)" w:date="2026-03-17T14:21:00Z">
              <w:rPr/>
            </w:rPrChange>
          </w:rPr>
          <w:delText xml:space="preserve"> communicated to designated </w:delText>
        </w:r>
        <w:r w:rsidR="00930EB3" w:rsidRPr="003A3B67" w:rsidDel="00674E20">
          <w:rPr>
            <w:rFonts w:ascii="Times New Roman" w:hAnsi="Times New Roman" w:cs="Times New Roman"/>
            <w:color w:val="000000" w:themeColor="text1"/>
            <w:sz w:val="20"/>
            <w:szCs w:val="20"/>
            <w:rPrChange w:id="144" w:author="Madeeha Soomro (TF HO)" w:date="2026-03-17T14:21:00Z">
              <w:rPr/>
            </w:rPrChange>
          </w:rPr>
          <w:delText>Focal Person(</w:delText>
        </w:r>
        <w:r w:rsidR="00EC2776" w:rsidRPr="003A3B67" w:rsidDel="00674E20">
          <w:rPr>
            <w:rFonts w:ascii="Times New Roman" w:hAnsi="Times New Roman" w:cs="Times New Roman"/>
            <w:color w:val="000000" w:themeColor="text1"/>
            <w:sz w:val="20"/>
            <w:szCs w:val="20"/>
            <w:rPrChange w:id="145" w:author="Madeeha Soomro (TF HO)" w:date="2026-03-17T14:21:00Z">
              <w:rPr/>
            </w:rPrChange>
          </w:rPr>
          <w:delText>s</w:delText>
        </w:r>
      </w:del>
      <w:ins w:id="146" w:author="Muhammad Munir (TF HO)" w:date="2025-10-01T12:37:00Z">
        <w:del w:id="147" w:author="Madeeha Soomro (TF HO)" w:date="2026-03-17T14:08:00Z">
          <w:r w:rsidR="00930EB3" w:rsidRPr="003A3B67" w:rsidDel="00674E20">
            <w:rPr>
              <w:rFonts w:ascii="Times New Roman" w:hAnsi="Times New Roman" w:cs="Times New Roman"/>
              <w:color w:val="000000" w:themeColor="text1"/>
              <w:sz w:val="20"/>
              <w:szCs w:val="20"/>
              <w:rPrChange w:id="148" w:author="Madeeha Soomro (TF HO)" w:date="2026-03-17T14:21:00Z">
                <w:rPr/>
              </w:rPrChange>
            </w:rPr>
            <w:delText>)</w:delText>
          </w:r>
        </w:del>
      </w:ins>
      <w:del w:id="149" w:author="Madeeha Soomro (TF HO)" w:date="2026-03-17T14:08:00Z">
        <w:r w:rsidR="00EC2776" w:rsidRPr="003A3B67" w:rsidDel="00674E20">
          <w:rPr>
            <w:rFonts w:ascii="Times New Roman" w:hAnsi="Times New Roman" w:cs="Times New Roman"/>
            <w:color w:val="000000" w:themeColor="text1"/>
            <w:sz w:val="20"/>
            <w:szCs w:val="20"/>
            <w:rPrChange w:id="150" w:author="Madeeha Soomro (TF HO)" w:date="2026-03-17T14:21:00Z">
              <w:rPr/>
            </w:rPrChange>
          </w:rPr>
          <w:delText xml:space="preserve"> of MMBL for resolution. </w:delText>
        </w:r>
      </w:del>
    </w:p>
    <w:p w14:paraId="2D18D9D2" w14:textId="77777777" w:rsidR="009B2633" w:rsidRPr="009B2633" w:rsidRDefault="009B2633" w:rsidP="009B2633">
      <w:pPr>
        <w:spacing w:after="150" w:line="240" w:lineRule="auto"/>
        <w:outlineLvl w:val="2"/>
        <w:rPr>
          <w:ins w:id="151" w:author="Madeeha Soomro (TF HO)" w:date="2026-03-18T13:36:00Z"/>
          <w:rFonts w:ascii="Arial" w:eastAsia="Times New Roman" w:hAnsi="Arial" w:cs="Arial"/>
          <w:b/>
          <w:bCs/>
          <w:color w:val="333333"/>
          <w:sz w:val="36"/>
          <w:szCs w:val="36"/>
        </w:rPr>
      </w:pPr>
    </w:p>
    <w:p w14:paraId="2D690C28" w14:textId="7FA71290" w:rsidR="009B2633" w:rsidRPr="009B2633" w:rsidRDefault="00136D1E">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152" w:author="Madeeha Soomro (TF HO)" w:date="2026-03-18T13:36:00Z"/>
          <w:rFonts w:ascii="Times New Roman" w:hAnsi="Times New Roman" w:cs="Times New Roman"/>
          <w:color w:val="000000" w:themeColor="text1"/>
          <w:sz w:val="20"/>
          <w:szCs w:val="20"/>
          <w:rPrChange w:id="153" w:author="Madeeha Soomro (TF HO)" w:date="2026-03-18T13:36:00Z">
            <w:rPr>
              <w:ins w:id="154" w:author="Madeeha Soomro (TF HO)" w:date="2026-03-18T13:36:00Z"/>
              <w:rFonts w:ascii="Arial" w:eastAsia="Times New Roman" w:hAnsi="Arial" w:cs="Arial"/>
              <w:b/>
              <w:bCs/>
              <w:color w:val="333333"/>
              <w:sz w:val="36"/>
              <w:szCs w:val="36"/>
            </w:rPr>
          </w:rPrChange>
        </w:rPr>
        <w:pPrChange w:id="155" w:author="Madeeha Soomro (TF HO)" w:date="2026-03-18T13:36:00Z">
          <w:pPr>
            <w:spacing w:after="150" w:line="240" w:lineRule="auto"/>
            <w:outlineLvl w:val="2"/>
          </w:pPr>
        </w:pPrChange>
      </w:pPr>
      <w:ins w:id="156" w:author="Madeeha Soomro (TF HO)" w:date="2026-03-18T13:41:00Z">
        <w:r>
          <w:rPr>
            <w:rFonts w:ascii="Times New Roman" w:hAnsi="Times New Roman" w:cs="Times New Roman"/>
            <w:color w:val="000000" w:themeColor="text1"/>
            <w:sz w:val="20"/>
            <w:szCs w:val="20"/>
          </w:rPr>
          <w:t>4</w:t>
        </w:r>
      </w:ins>
      <w:ins w:id="157" w:author="Madeeha Soomro (TF HO)" w:date="2026-03-18T13:36:00Z">
        <w:r w:rsidR="009B2633" w:rsidRPr="009B2633">
          <w:rPr>
            <w:rFonts w:ascii="Times New Roman" w:hAnsi="Times New Roman" w:cs="Times New Roman"/>
            <w:color w:val="000000" w:themeColor="text1"/>
            <w:sz w:val="20"/>
            <w:szCs w:val="20"/>
            <w:rPrChange w:id="158" w:author="Madeeha Soomro (TF HO)" w:date="2026-03-18T13:36:00Z">
              <w:rPr>
                <w:rFonts w:ascii="Arial" w:eastAsia="Times New Roman" w:hAnsi="Arial" w:cs="Arial"/>
                <w:b/>
                <w:bCs/>
                <w:color w:val="333333"/>
                <w:sz w:val="36"/>
                <w:szCs w:val="36"/>
              </w:rPr>
            </w:rPrChange>
          </w:rPr>
          <w:t xml:space="preserve">.1 </w:t>
        </w:r>
        <w:r w:rsidR="009B2633" w:rsidRPr="009B2633">
          <w:rPr>
            <w:rFonts w:ascii="Times New Roman" w:hAnsi="Times New Roman" w:cs="Times New Roman"/>
            <w:color w:val="000000" w:themeColor="text1"/>
            <w:sz w:val="20"/>
            <w:szCs w:val="20"/>
            <w:rPrChange w:id="159" w:author="Madeeha Soomro (TF HO)" w:date="2026-03-18T13:36:00Z">
              <w:rPr>
                <w:rFonts w:ascii="Arial" w:eastAsia="Times New Roman" w:hAnsi="Arial" w:cs="Arial"/>
                <w:b/>
                <w:bCs/>
                <w:color w:val="333333"/>
                <w:sz w:val="36"/>
                <w:szCs w:val="36"/>
              </w:rPr>
            </w:rPrChange>
          </w:rPr>
          <w:tab/>
          <w:t xml:space="preserve">For each Transaction undertaken on or through </w:t>
        </w:r>
      </w:ins>
      <w:ins w:id="160" w:author="Madeeha Soomro (TF HO)" w:date="2026-03-18T13:37:00Z">
        <w:r w:rsidR="009B2633">
          <w:rPr>
            <w:rFonts w:ascii="Times New Roman" w:hAnsi="Times New Roman" w:cs="Times New Roman"/>
            <w:color w:val="000000" w:themeColor="text1"/>
            <w:sz w:val="20"/>
            <w:szCs w:val="20"/>
          </w:rPr>
          <w:t>JAZZ QR</w:t>
        </w:r>
      </w:ins>
      <w:ins w:id="161" w:author="Madeeha Soomro (TF HO)" w:date="2026-03-18T13:36:00Z">
        <w:r w:rsidR="009B2633" w:rsidRPr="009B2633">
          <w:rPr>
            <w:rFonts w:ascii="Times New Roman" w:hAnsi="Times New Roman" w:cs="Times New Roman"/>
            <w:color w:val="000000" w:themeColor="text1"/>
            <w:sz w:val="20"/>
            <w:szCs w:val="20"/>
            <w:rPrChange w:id="162" w:author="Madeeha Soomro (TF HO)" w:date="2026-03-18T13:36:00Z">
              <w:rPr>
                <w:rFonts w:ascii="Arial" w:eastAsia="Times New Roman" w:hAnsi="Arial" w:cs="Arial"/>
                <w:b/>
                <w:bCs/>
                <w:color w:val="333333"/>
                <w:sz w:val="36"/>
                <w:szCs w:val="36"/>
              </w:rPr>
            </w:rPrChange>
          </w:rPr>
          <w:t xml:space="preserve">, by any Customer, the Company shall pay to </w:t>
        </w:r>
      </w:ins>
      <w:ins w:id="163" w:author="Madeeha Soomro (TF HO)" w:date="2026-03-18T13:37:00Z">
        <w:r w:rsidR="009B2633">
          <w:rPr>
            <w:rFonts w:ascii="Times New Roman" w:hAnsi="Times New Roman" w:cs="Times New Roman"/>
            <w:color w:val="000000" w:themeColor="text1"/>
            <w:sz w:val="20"/>
            <w:szCs w:val="20"/>
          </w:rPr>
          <w:t>MMBL</w:t>
        </w:r>
      </w:ins>
      <w:ins w:id="164" w:author="Madeeha Soomro (TF HO)" w:date="2026-03-18T13:36:00Z">
        <w:r w:rsidR="009B2633" w:rsidRPr="009B2633">
          <w:rPr>
            <w:rFonts w:ascii="Times New Roman" w:hAnsi="Times New Roman" w:cs="Times New Roman"/>
            <w:color w:val="000000" w:themeColor="text1"/>
            <w:sz w:val="20"/>
            <w:szCs w:val="20"/>
            <w:rPrChange w:id="165" w:author="Madeeha Soomro (TF HO)" w:date="2026-03-18T13:36:00Z">
              <w:rPr>
                <w:rFonts w:ascii="Arial" w:eastAsia="Times New Roman" w:hAnsi="Arial" w:cs="Arial"/>
                <w:b/>
                <w:bCs/>
                <w:color w:val="333333"/>
                <w:sz w:val="36"/>
                <w:szCs w:val="36"/>
              </w:rPr>
            </w:rPrChange>
          </w:rPr>
          <w:t xml:space="preserve"> the same existing charges @ </w:t>
        </w:r>
        <w:proofErr w:type="spellStart"/>
        <w:r w:rsidR="009B2633" w:rsidRPr="009B2633">
          <w:rPr>
            <w:rFonts w:ascii="Times New Roman" w:hAnsi="Times New Roman" w:cs="Times New Roman"/>
            <w:color w:val="000000" w:themeColor="text1"/>
            <w:sz w:val="20"/>
            <w:szCs w:val="20"/>
            <w:rPrChange w:id="166" w:author="Madeeha Soomro (TF HO)" w:date="2026-03-18T13:36:00Z">
              <w:rPr>
                <w:rFonts w:ascii="Arial" w:eastAsia="Times New Roman" w:hAnsi="Arial" w:cs="Arial"/>
                <w:b/>
                <w:bCs/>
                <w:color w:val="333333"/>
                <w:sz w:val="36"/>
                <w:szCs w:val="36"/>
              </w:rPr>
            </w:rPrChange>
          </w:rPr>
          <w:t>Rs</w:t>
        </w:r>
        <w:proofErr w:type="spellEnd"/>
        <w:r w:rsidR="009B2633" w:rsidRPr="009B2633">
          <w:rPr>
            <w:rFonts w:ascii="Times New Roman" w:hAnsi="Times New Roman" w:cs="Times New Roman"/>
            <w:color w:val="000000" w:themeColor="text1"/>
            <w:sz w:val="20"/>
            <w:szCs w:val="20"/>
            <w:rPrChange w:id="167" w:author="Madeeha Soomro (TF HO)" w:date="2026-03-18T13:36:00Z">
              <w:rPr>
                <w:rFonts w:ascii="Arial" w:eastAsia="Times New Roman" w:hAnsi="Arial" w:cs="Arial"/>
                <w:b/>
                <w:bCs/>
                <w:color w:val="333333"/>
                <w:sz w:val="36"/>
                <w:szCs w:val="36"/>
              </w:rPr>
            </w:rPrChange>
          </w:rPr>
          <w:t xml:space="preserve"> </w:t>
        </w:r>
      </w:ins>
      <w:ins w:id="168" w:author="Madeeha Soomro (TF HO)" w:date="2026-03-18T13:37:00Z">
        <w:r w:rsidR="009B2633">
          <w:rPr>
            <w:rFonts w:ascii="Times New Roman" w:hAnsi="Times New Roman" w:cs="Times New Roman"/>
            <w:color w:val="000000" w:themeColor="text1"/>
            <w:sz w:val="20"/>
            <w:szCs w:val="20"/>
          </w:rPr>
          <w:t>8</w:t>
        </w:r>
      </w:ins>
      <w:ins w:id="169" w:author="Madeeha Soomro (TF HO)" w:date="2026-03-18T13:36:00Z">
        <w:r w:rsidR="009B2633" w:rsidRPr="009B2633">
          <w:rPr>
            <w:rFonts w:ascii="Times New Roman" w:hAnsi="Times New Roman" w:cs="Times New Roman"/>
            <w:color w:val="000000" w:themeColor="text1"/>
            <w:sz w:val="20"/>
            <w:szCs w:val="20"/>
            <w:rPrChange w:id="170" w:author="Madeeha Soomro (TF HO)" w:date="2026-03-18T13:36:00Z">
              <w:rPr>
                <w:rFonts w:ascii="Arial" w:eastAsia="Times New Roman" w:hAnsi="Arial" w:cs="Arial"/>
                <w:b/>
                <w:bCs/>
                <w:color w:val="333333"/>
                <w:sz w:val="36"/>
                <w:szCs w:val="36"/>
              </w:rPr>
            </w:rPrChange>
          </w:rPr>
          <w:t xml:space="preserve"> per bill collection as charged by </w:t>
        </w:r>
      </w:ins>
      <w:ins w:id="171" w:author="Madeeha Soomro (TF HO)" w:date="2026-03-18T13:37:00Z">
        <w:r w:rsidR="009B2633">
          <w:rPr>
            <w:rFonts w:ascii="Times New Roman" w:hAnsi="Times New Roman" w:cs="Times New Roman"/>
            <w:color w:val="000000" w:themeColor="text1"/>
            <w:sz w:val="20"/>
            <w:szCs w:val="20"/>
          </w:rPr>
          <w:t>MMBL</w:t>
        </w:r>
      </w:ins>
      <w:ins w:id="172" w:author="Madeeha Soomro (TF HO)" w:date="2026-03-18T13:36:00Z">
        <w:r w:rsidR="009B2633" w:rsidRPr="009B2633">
          <w:rPr>
            <w:rFonts w:ascii="Times New Roman" w:hAnsi="Times New Roman" w:cs="Times New Roman"/>
            <w:color w:val="000000" w:themeColor="text1"/>
            <w:sz w:val="20"/>
            <w:szCs w:val="20"/>
            <w:rPrChange w:id="173" w:author="Madeeha Soomro (TF HO)" w:date="2026-03-18T13:36:00Z">
              <w:rPr>
                <w:rFonts w:ascii="Arial" w:eastAsia="Times New Roman" w:hAnsi="Arial" w:cs="Arial"/>
                <w:b/>
                <w:bCs/>
                <w:color w:val="333333"/>
                <w:sz w:val="36"/>
                <w:szCs w:val="36"/>
              </w:rPr>
            </w:rPrChange>
          </w:rPr>
          <w:t xml:space="preserve"> for its for the purpose of processing SSGC gas bills</w:t>
        </w:r>
      </w:ins>
      <w:ins w:id="174" w:author="Madeeha Soomro (TF HO)" w:date="2026-03-18T13:38:00Z">
        <w:r w:rsidR="009B2633">
          <w:rPr>
            <w:rFonts w:ascii="Times New Roman" w:hAnsi="Times New Roman" w:cs="Times New Roman"/>
            <w:color w:val="000000" w:themeColor="text1"/>
            <w:sz w:val="20"/>
            <w:szCs w:val="20"/>
          </w:rPr>
          <w:t xml:space="preserve"> through bank counter</w:t>
        </w:r>
      </w:ins>
      <w:ins w:id="175" w:author="Madeeha Soomro (TF HO)" w:date="2026-03-18T13:36:00Z">
        <w:r w:rsidR="009B2633" w:rsidRPr="009B2633">
          <w:rPr>
            <w:rFonts w:ascii="Times New Roman" w:hAnsi="Times New Roman" w:cs="Times New Roman"/>
            <w:color w:val="000000" w:themeColor="text1"/>
            <w:sz w:val="20"/>
            <w:szCs w:val="20"/>
            <w:rPrChange w:id="176" w:author="Madeeha Soomro (TF HO)" w:date="2026-03-18T13:36:00Z">
              <w:rPr>
                <w:rFonts w:ascii="Arial" w:eastAsia="Times New Roman" w:hAnsi="Arial" w:cs="Arial"/>
                <w:b/>
                <w:bCs/>
                <w:color w:val="333333"/>
                <w:sz w:val="36"/>
                <w:szCs w:val="36"/>
              </w:rPr>
            </w:rPrChange>
          </w:rPr>
          <w:t xml:space="preserve">    (the Charges”)</w:t>
        </w:r>
      </w:ins>
      <w:ins w:id="177" w:author="Madeeha Soomro (TF HO)" w:date="2026-03-18T14:04:00Z">
        <w:r w:rsidR="00B37DCA">
          <w:rPr>
            <w:rFonts w:ascii="Times New Roman" w:hAnsi="Times New Roman" w:cs="Times New Roman"/>
            <w:color w:val="000000" w:themeColor="text1"/>
            <w:sz w:val="20"/>
            <w:szCs w:val="20"/>
          </w:rPr>
          <w:t xml:space="preserve"> as per Annex B</w:t>
        </w:r>
      </w:ins>
      <w:ins w:id="178" w:author="Madeeha Soomro (TF HO)" w:date="2026-03-18T13:36:00Z">
        <w:r w:rsidR="009B2633" w:rsidRPr="009B2633">
          <w:rPr>
            <w:rFonts w:ascii="Times New Roman" w:hAnsi="Times New Roman" w:cs="Times New Roman"/>
            <w:color w:val="000000" w:themeColor="text1"/>
            <w:sz w:val="20"/>
            <w:szCs w:val="20"/>
            <w:rPrChange w:id="179" w:author="Madeeha Soomro (TF HO)" w:date="2026-03-18T13:36:00Z">
              <w:rPr>
                <w:rFonts w:ascii="Arial" w:eastAsia="Times New Roman" w:hAnsi="Arial" w:cs="Arial"/>
                <w:b/>
                <w:bCs/>
                <w:color w:val="333333"/>
                <w:sz w:val="36"/>
                <w:szCs w:val="36"/>
              </w:rPr>
            </w:rPrChange>
          </w:rPr>
          <w:t>.</w:t>
        </w:r>
      </w:ins>
    </w:p>
    <w:p w14:paraId="32041D38" w14:textId="7777777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180" w:author="Madeeha Soomro (TF HO)" w:date="2026-03-18T13:36:00Z"/>
          <w:rFonts w:ascii="Times New Roman" w:hAnsi="Times New Roman" w:cs="Times New Roman"/>
          <w:color w:val="000000" w:themeColor="text1"/>
          <w:sz w:val="20"/>
          <w:szCs w:val="20"/>
          <w:rPrChange w:id="181" w:author="Madeeha Soomro (TF HO)" w:date="2026-03-18T13:36:00Z">
            <w:rPr>
              <w:ins w:id="182" w:author="Madeeha Soomro (TF HO)" w:date="2026-03-18T13:36:00Z"/>
              <w:rFonts w:ascii="Arial" w:eastAsia="Times New Roman" w:hAnsi="Arial" w:cs="Arial"/>
              <w:b/>
              <w:bCs/>
              <w:color w:val="333333"/>
              <w:sz w:val="36"/>
              <w:szCs w:val="36"/>
            </w:rPr>
          </w:rPrChange>
        </w:rPr>
        <w:pPrChange w:id="183" w:author="Madeeha Soomro (TF HO)" w:date="2026-03-18T13:36:00Z">
          <w:pPr>
            <w:spacing w:after="150" w:line="240" w:lineRule="auto"/>
            <w:outlineLvl w:val="2"/>
          </w:pPr>
        </w:pPrChange>
      </w:pPr>
    </w:p>
    <w:p w14:paraId="62E1BA25" w14:textId="15FAA3EA" w:rsidR="009B2633" w:rsidRPr="009B2633" w:rsidRDefault="00136D1E">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184" w:author="Madeeha Soomro (TF HO)" w:date="2026-03-18T13:36:00Z"/>
          <w:rFonts w:ascii="Times New Roman" w:hAnsi="Times New Roman" w:cs="Times New Roman"/>
          <w:color w:val="000000" w:themeColor="text1"/>
          <w:sz w:val="20"/>
          <w:szCs w:val="20"/>
          <w:rPrChange w:id="185" w:author="Madeeha Soomro (TF HO)" w:date="2026-03-18T13:36:00Z">
            <w:rPr>
              <w:ins w:id="186" w:author="Madeeha Soomro (TF HO)" w:date="2026-03-18T13:36:00Z"/>
              <w:rFonts w:ascii="Arial" w:eastAsia="Times New Roman" w:hAnsi="Arial" w:cs="Arial"/>
              <w:b/>
              <w:bCs/>
              <w:color w:val="333333"/>
              <w:sz w:val="36"/>
              <w:szCs w:val="36"/>
            </w:rPr>
          </w:rPrChange>
        </w:rPr>
        <w:pPrChange w:id="187" w:author="Madeeha Soomro (TF HO)" w:date="2026-03-18T13:36:00Z">
          <w:pPr>
            <w:spacing w:after="150" w:line="240" w:lineRule="auto"/>
            <w:outlineLvl w:val="2"/>
          </w:pPr>
        </w:pPrChange>
      </w:pPr>
      <w:ins w:id="188" w:author="Madeeha Soomro (TF HO)" w:date="2026-03-18T13:41:00Z">
        <w:r>
          <w:rPr>
            <w:rFonts w:ascii="Times New Roman" w:hAnsi="Times New Roman" w:cs="Times New Roman"/>
            <w:color w:val="000000" w:themeColor="text1"/>
            <w:sz w:val="20"/>
            <w:szCs w:val="20"/>
          </w:rPr>
          <w:t>4</w:t>
        </w:r>
      </w:ins>
      <w:ins w:id="189" w:author="Madeeha Soomro (TF HO)" w:date="2026-03-18T13:36:00Z">
        <w:r w:rsidR="009B2633" w:rsidRPr="009B2633">
          <w:rPr>
            <w:rFonts w:ascii="Times New Roman" w:hAnsi="Times New Roman" w:cs="Times New Roman"/>
            <w:color w:val="000000" w:themeColor="text1"/>
            <w:sz w:val="20"/>
            <w:szCs w:val="20"/>
            <w:rPrChange w:id="190" w:author="Madeeha Soomro (TF HO)" w:date="2026-03-18T13:36:00Z">
              <w:rPr>
                <w:rFonts w:ascii="Arial" w:eastAsia="Times New Roman" w:hAnsi="Arial" w:cs="Arial"/>
                <w:b/>
                <w:bCs/>
                <w:color w:val="333333"/>
                <w:sz w:val="36"/>
                <w:szCs w:val="36"/>
              </w:rPr>
            </w:rPrChange>
          </w:rPr>
          <w:t xml:space="preserve">.2 </w:t>
        </w:r>
        <w:r w:rsidR="009B2633" w:rsidRPr="009B2633">
          <w:rPr>
            <w:rFonts w:ascii="Times New Roman" w:hAnsi="Times New Roman" w:cs="Times New Roman"/>
            <w:color w:val="000000" w:themeColor="text1"/>
            <w:sz w:val="20"/>
            <w:szCs w:val="20"/>
            <w:rPrChange w:id="191" w:author="Madeeha Soomro (TF HO)" w:date="2026-03-18T13:36:00Z">
              <w:rPr>
                <w:rFonts w:ascii="Arial" w:eastAsia="Times New Roman" w:hAnsi="Arial" w:cs="Arial"/>
                <w:b/>
                <w:bCs/>
                <w:color w:val="333333"/>
                <w:sz w:val="36"/>
                <w:szCs w:val="36"/>
              </w:rPr>
            </w:rPrChange>
          </w:rPr>
          <w:tab/>
          <w:t xml:space="preserve">SSGC shall specify the bank account where Funds </w:t>
        </w:r>
        <w:proofErr w:type="gramStart"/>
        <w:r w:rsidR="009B2633" w:rsidRPr="009B2633">
          <w:rPr>
            <w:rFonts w:ascii="Times New Roman" w:hAnsi="Times New Roman" w:cs="Times New Roman"/>
            <w:color w:val="000000" w:themeColor="text1"/>
            <w:sz w:val="20"/>
            <w:szCs w:val="20"/>
            <w:rPrChange w:id="192" w:author="Madeeha Soomro (TF HO)" w:date="2026-03-18T13:36:00Z">
              <w:rPr>
                <w:rFonts w:ascii="Arial" w:eastAsia="Times New Roman" w:hAnsi="Arial" w:cs="Arial"/>
                <w:b/>
                <w:bCs/>
                <w:color w:val="333333"/>
                <w:sz w:val="36"/>
                <w:szCs w:val="36"/>
              </w:rPr>
            </w:rPrChange>
          </w:rPr>
          <w:t>shall be credited</w:t>
        </w:r>
        <w:proofErr w:type="gramEnd"/>
        <w:r w:rsidR="009B2633" w:rsidRPr="009B2633">
          <w:rPr>
            <w:rFonts w:ascii="Times New Roman" w:hAnsi="Times New Roman" w:cs="Times New Roman"/>
            <w:color w:val="000000" w:themeColor="text1"/>
            <w:sz w:val="20"/>
            <w:szCs w:val="20"/>
            <w:rPrChange w:id="193" w:author="Madeeha Soomro (TF HO)" w:date="2026-03-18T13:36:00Z">
              <w:rPr>
                <w:rFonts w:ascii="Arial" w:eastAsia="Times New Roman" w:hAnsi="Arial" w:cs="Arial"/>
                <w:b/>
                <w:bCs/>
                <w:color w:val="333333"/>
                <w:sz w:val="36"/>
                <w:szCs w:val="36"/>
              </w:rPr>
            </w:rPrChange>
          </w:rPr>
          <w:t xml:space="preserve">. Funds of the current day </w:t>
        </w:r>
        <w:proofErr w:type="gramStart"/>
        <w:r w:rsidR="009B2633" w:rsidRPr="009B2633">
          <w:rPr>
            <w:rFonts w:ascii="Times New Roman" w:hAnsi="Times New Roman" w:cs="Times New Roman"/>
            <w:color w:val="000000" w:themeColor="text1"/>
            <w:sz w:val="20"/>
            <w:szCs w:val="20"/>
            <w:rPrChange w:id="194" w:author="Madeeha Soomro (TF HO)" w:date="2026-03-18T13:36:00Z">
              <w:rPr>
                <w:rFonts w:ascii="Arial" w:eastAsia="Times New Roman" w:hAnsi="Arial" w:cs="Arial"/>
                <w:b/>
                <w:bCs/>
                <w:color w:val="333333"/>
                <w:sz w:val="36"/>
                <w:szCs w:val="36"/>
              </w:rPr>
            </w:rPrChange>
          </w:rPr>
          <w:t>shall be transferred</w:t>
        </w:r>
        <w:proofErr w:type="gramEnd"/>
        <w:r w:rsidR="009B2633" w:rsidRPr="009B2633">
          <w:rPr>
            <w:rFonts w:ascii="Times New Roman" w:hAnsi="Times New Roman" w:cs="Times New Roman"/>
            <w:color w:val="000000" w:themeColor="text1"/>
            <w:sz w:val="20"/>
            <w:szCs w:val="20"/>
            <w:rPrChange w:id="195" w:author="Madeeha Soomro (TF HO)" w:date="2026-03-18T13:36:00Z">
              <w:rPr>
                <w:rFonts w:ascii="Arial" w:eastAsia="Times New Roman" w:hAnsi="Arial" w:cs="Arial"/>
                <w:b/>
                <w:bCs/>
                <w:color w:val="333333"/>
                <w:sz w:val="36"/>
                <w:szCs w:val="36"/>
              </w:rPr>
            </w:rPrChange>
          </w:rPr>
          <w:t xml:space="preserve"> to SSGC on the next</w:t>
        </w:r>
        <w:r w:rsidR="009B2633" w:rsidRPr="009B2633">
          <w:rPr>
            <w:rFonts w:ascii="Times New Roman" w:hAnsi="Times New Roman" w:cs="Times New Roman"/>
            <w:color w:val="000000" w:themeColor="text1"/>
            <w:sz w:val="20"/>
            <w:szCs w:val="20"/>
          </w:rPr>
          <w:t xml:space="preserve"> day in morning in SSGC the D</w:t>
        </w:r>
        <w:r w:rsidR="009B2633" w:rsidRPr="009B2633">
          <w:rPr>
            <w:rFonts w:ascii="Times New Roman" w:hAnsi="Times New Roman" w:cs="Times New Roman"/>
            <w:color w:val="000000" w:themeColor="text1"/>
            <w:sz w:val="20"/>
            <w:szCs w:val="20"/>
            <w:rPrChange w:id="196" w:author="Madeeha Soomro (TF HO)" w:date="2026-03-18T13:36:00Z">
              <w:rPr>
                <w:rFonts w:ascii="Arial" w:eastAsia="Times New Roman" w:hAnsi="Arial" w:cs="Arial"/>
                <w:b/>
                <w:bCs/>
                <w:color w:val="333333"/>
                <w:sz w:val="36"/>
                <w:szCs w:val="36"/>
              </w:rPr>
            </w:rPrChange>
          </w:rPr>
          <w:t xml:space="preserve">esignated Bank </w:t>
        </w:r>
        <w:proofErr w:type="spellStart"/>
        <w:r w:rsidR="009B2633" w:rsidRPr="009B2633">
          <w:rPr>
            <w:rFonts w:ascii="Times New Roman" w:hAnsi="Times New Roman" w:cs="Times New Roman"/>
            <w:color w:val="000000" w:themeColor="text1"/>
            <w:sz w:val="20"/>
            <w:szCs w:val="20"/>
            <w:rPrChange w:id="197" w:author="Madeeha Soomro (TF HO)" w:date="2026-03-18T13:36:00Z">
              <w:rPr>
                <w:rFonts w:ascii="Arial" w:eastAsia="Times New Roman" w:hAnsi="Arial" w:cs="Arial"/>
                <w:b/>
                <w:bCs/>
                <w:color w:val="333333"/>
                <w:sz w:val="36"/>
                <w:szCs w:val="36"/>
              </w:rPr>
            </w:rPrChange>
          </w:rPr>
          <w:t>Aaccount</w:t>
        </w:r>
        <w:proofErr w:type="spellEnd"/>
        <w:r w:rsidR="009B2633" w:rsidRPr="009B2633">
          <w:rPr>
            <w:rFonts w:ascii="Times New Roman" w:hAnsi="Times New Roman" w:cs="Times New Roman"/>
            <w:color w:val="000000" w:themeColor="text1"/>
            <w:sz w:val="20"/>
            <w:szCs w:val="20"/>
            <w:rPrChange w:id="198" w:author="Madeeha Soomro (TF HO)" w:date="2026-03-18T13:36:00Z">
              <w:rPr>
                <w:rFonts w:ascii="Arial" w:eastAsia="Times New Roman" w:hAnsi="Arial" w:cs="Arial"/>
                <w:b/>
                <w:bCs/>
                <w:color w:val="333333"/>
                <w:sz w:val="36"/>
                <w:szCs w:val="36"/>
              </w:rPr>
            </w:rPrChange>
          </w:rPr>
          <w:t>.</w:t>
        </w:r>
      </w:ins>
      <w:ins w:id="199" w:author="Madeeha Soomro (TF HO)" w:date="2026-03-18T14:04:00Z">
        <w:r w:rsidR="00B37DCA">
          <w:rPr>
            <w:rFonts w:ascii="Times New Roman" w:hAnsi="Times New Roman" w:cs="Times New Roman"/>
            <w:color w:val="000000" w:themeColor="text1"/>
            <w:sz w:val="20"/>
            <w:szCs w:val="20"/>
          </w:rPr>
          <w:t xml:space="preserve"> </w:t>
        </w:r>
        <w:r w:rsidR="00B37DCA" w:rsidRPr="00B37DCA">
          <w:rPr>
            <w:rFonts w:ascii="Times New Roman" w:hAnsi="Times New Roman" w:cs="Times New Roman"/>
            <w:color w:val="000000" w:themeColor="text1"/>
            <w:sz w:val="20"/>
            <w:szCs w:val="20"/>
          </w:rPr>
          <w:t>In case of SSGC’s MMBL Branchless Banking Account, MMBL shall credit the account on real-time basis.</w:t>
        </w:r>
      </w:ins>
    </w:p>
    <w:p w14:paraId="08AEFE41" w14:textId="7777777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00" w:author="Madeeha Soomro (TF HO)" w:date="2026-03-18T13:36:00Z"/>
          <w:rFonts w:ascii="Times New Roman" w:hAnsi="Times New Roman" w:cs="Times New Roman"/>
          <w:color w:val="000000" w:themeColor="text1"/>
          <w:sz w:val="20"/>
          <w:szCs w:val="20"/>
          <w:rPrChange w:id="201" w:author="Madeeha Soomro (TF HO)" w:date="2026-03-18T13:36:00Z">
            <w:rPr>
              <w:ins w:id="202" w:author="Madeeha Soomro (TF HO)" w:date="2026-03-18T13:36:00Z"/>
              <w:rFonts w:ascii="Arial" w:eastAsia="Times New Roman" w:hAnsi="Arial" w:cs="Arial"/>
              <w:b/>
              <w:bCs/>
              <w:color w:val="333333"/>
              <w:sz w:val="36"/>
              <w:szCs w:val="36"/>
            </w:rPr>
          </w:rPrChange>
        </w:rPr>
        <w:pPrChange w:id="203" w:author="Madeeha Soomro (TF HO)" w:date="2026-03-18T13:36:00Z">
          <w:pPr>
            <w:spacing w:after="150" w:line="240" w:lineRule="auto"/>
            <w:outlineLvl w:val="2"/>
          </w:pPr>
        </w:pPrChange>
      </w:pPr>
    </w:p>
    <w:p w14:paraId="3C5CAACD" w14:textId="7D1FA54A" w:rsidR="009B2633" w:rsidRPr="009B2633" w:rsidRDefault="00136D1E">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04" w:author="Madeeha Soomro (TF HO)" w:date="2026-03-18T13:36:00Z"/>
          <w:rFonts w:ascii="Times New Roman" w:hAnsi="Times New Roman" w:cs="Times New Roman"/>
          <w:color w:val="000000" w:themeColor="text1"/>
          <w:sz w:val="20"/>
          <w:szCs w:val="20"/>
          <w:rPrChange w:id="205" w:author="Madeeha Soomro (TF HO)" w:date="2026-03-18T13:36:00Z">
            <w:rPr>
              <w:ins w:id="206" w:author="Madeeha Soomro (TF HO)" w:date="2026-03-18T13:36:00Z"/>
              <w:rFonts w:ascii="Arial" w:eastAsia="Times New Roman" w:hAnsi="Arial" w:cs="Arial"/>
              <w:b/>
              <w:bCs/>
              <w:color w:val="333333"/>
              <w:sz w:val="36"/>
              <w:szCs w:val="36"/>
            </w:rPr>
          </w:rPrChange>
        </w:rPr>
        <w:pPrChange w:id="207" w:author="Madeeha Soomro (TF HO)" w:date="2026-03-18T13:36:00Z">
          <w:pPr>
            <w:spacing w:after="150" w:line="240" w:lineRule="auto"/>
            <w:outlineLvl w:val="2"/>
          </w:pPr>
        </w:pPrChange>
      </w:pPr>
      <w:ins w:id="208" w:author="Madeeha Soomro (TF HO)" w:date="2026-03-18T13:41:00Z">
        <w:r>
          <w:rPr>
            <w:rFonts w:ascii="Times New Roman" w:hAnsi="Times New Roman" w:cs="Times New Roman"/>
            <w:color w:val="000000" w:themeColor="text1"/>
            <w:sz w:val="20"/>
            <w:szCs w:val="20"/>
          </w:rPr>
          <w:t>4</w:t>
        </w:r>
      </w:ins>
      <w:ins w:id="209" w:author="Madeeha Soomro (TF HO)" w:date="2026-03-18T13:36:00Z">
        <w:r w:rsidR="009B2633" w:rsidRPr="009B2633">
          <w:rPr>
            <w:rFonts w:ascii="Times New Roman" w:hAnsi="Times New Roman" w:cs="Times New Roman"/>
            <w:color w:val="000000" w:themeColor="text1"/>
            <w:sz w:val="20"/>
            <w:szCs w:val="20"/>
            <w:rPrChange w:id="210" w:author="Madeeha Soomro (TF HO)" w:date="2026-03-18T13:36:00Z">
              <w:rPr>
                <w:rFonts w:ascii="Arial" w:eastAsia="Times New Roman" w:hAnsi="Arial" w:cs="Arial"/>
                <w:b/>
                <w:bCs/>
                <w:color w:val="333333"/>
                <w:sz w:val="36"/>
                <w:szCs w:val="36"/>
              </w:rPr>
            </w:rPrChange>
          </w:rPr>
          <w:t>.3</w:t>
        </w:r>
        <w:r w:rsidR="009B2633" w:rsidRPr="009B2633">
          <w:rPr>
            <w:rFonts w:ascii="Times New Roman" w:hAnsi="Times New Roman" w:cs="Times New Roman"/>
            <w:color w:val="000000" w:themeColor="text1"/>
            <w:sz w:val="20"/>
            <w:szCs w:val="20"/>
            <w:rPrChange w:id="211" w:author="Madeeha Soomro (TF HO)" w:date="2026-03-18T13:36:00Z">
              <w:rPr>
                <w:rFonts w:ascii="Arial" w:eastAsia="Times New Roman" w:hAnsi="Arial" w:cs="Arial"/>
                <w:b/>
                <w:bCs/>
                <w:color w:val="333333"/>
                <w:sz w:val="36"/>
                <w:szCs w:val="36"/>
              </w:rPr>
            </w:rPrChange>
          </w:rPr>
          <w:tab/>
          <w:t xml:space="preserve">The Parties agree that for each Transaction through </w:t>
        </w:r>
      </w:ins>
      <w:ins w:id="212" w:author="Madeeha Soomro (TF HO)" w:date="2026-03-18T13:39:00Z">
        <w:r w:rsidR="009B2633" w:rsidRPr="009B2633">
          <w:rPr>
            <w:rFonts w:ascii="Times New Roman" w:hAnsi="Times New Roman" w:cs="Times New Roman"/>
            <w:color w:val="000000" w:themeColor="text1"/>
            <w:sz w:val="20"/>
            <w:szCs w:val="20"/>
          </w:rPr>
          <w:t>JAZZ QR</w:t>
        </w:r>
      </w:ins>
      <w:ins w:id="213" w:author="Madeeha Soomro (TF HO)" w:date="2026-03-18T13:36:00Z">
        <w:r w:rsidR="009B2633" w:rsidRPr="009B2633">
          <w:rPr>
            <w:rFonts w:ascii="Times New Roman" w:hAnsi="Times New Roman" w:cs="Times New Roman"/>
            <w:color w:val="000000" w:themeColor="text1"/>
            <w:sz w:val="20"/>
            <w:szCs w:val="20"/>
            <w:rPrChange w:id="214" w:author="Madeeha Soomro (TF HO)" w:date="2026-03-18T13:36:00Z">
              <w:rPr>
                <w:rFonts w:ascii="Arial" w:eastAsia="Times New Roman" w:hAnsi="Arial" w:cs="Arial"/>
                <w:b/>
                <w:bCs/>
                <w:color w:val="333333"/>
                <w:sz w:val="36"/>
                <w:szCs w:val="36"/>
              </w:rPr>
            </w:rPrChange>
          </w:rPr>
          <w:t xml:space="preserve">, the entire Funds shall be deposited in the Designated Bank Account by </w:t>
        </w:r>
      </w:ins>
      <w:ins w:id="215" w:author="Madeeha Soomro (TF HO)" w:date="2026-03-18T13:39:00Z">
        <w:r w:rsidR="009B2633">
          <w:rPr>
            <w:rFonts w:ascii="Times New Roman" w:hAnsi="Times New Roman" w:cs="Times New Roman"/>
            <w:color w:val="000000" w:themeColor="text1"/>
            <w:sz w:val="20"/>
            <w:szCs w:val="20"/>
          </w:rPr>
          <w:t>MMBL</w:t>
        </w:r>
      </w:ins>
      <w:ins w:id="216" w:author="Madeeha Soomro (TF HO)" w:date="2026-03-18T13:36:00Z">
        <w:r w:rsidR="009B2633" w:rsidRPr="009B2633">
          <w:rPr>
            <w:rFonts w:ascii="Times New Roman" w:hAnsi="Times New Roman" w:cs="Times New Roman"/>
            <w:color w:val="000000" w:themeColor="text1"/>
            <w:sz w:val="20"/>
            <w:szCs w:val="20"/>
            <w:rPrChange w:id="217" w:author="Madeeha Soomro (TF HO)" w:date="2026-03-18T13:36:00Z">
              <w:rPr>
                <w:rFonts w:ascii="Arial" w:eastAsia="Times New Roman" w:hAnsi="Arial" w:cs="Arial"/>
                <w:b/>
                <w:bCs/>
                <w:color w:val="333333"/>
                <w:sz w:val="36"/>
                <w:szCs w:val="36"/>
              </w:rPr>
            </w:rPrChange>
          </w:rPr>
          <w:t xml:space="preserve"> after deduction and settlement of Charges and any additional charges in lieu of taxes or otherwise. Once any all deductions </w:t>
        </w:r>
        <w:proofErr w:type="gramStart"/>
        <w:r w:rsidR="009B2633" w:rsidRPr="009B2633">
          <w:rPr>
            <w:rFonts w:ascii="Times New Roman" w:hAnsi="Times New Roman" w:cs="Times New Roman"/>
            <w:color w:val="000000" w:themeColor="text1"/>
            <w:sz w:val="20"/>
            <w:szCs w:val="20"/>
            <w:rPrChange w:id="218" w:author="Madeeha Soomro (TF HO)" w:date="2026-03-18T13:36:00Z">
              <w:rPr>
                <w:rFonts w:ascii="Arial" w:eastAsia="Times New Roman" w:hAnsi="Arial" w:cs="Arial"/>
                <w:b/>
                <w:bCs/>
                <w:color w:val="333333"/>
                <w:sz w:val="36"/>
                <w:szCs w:val="36"/>
              </w:rPr>
            </w:rPrChange>
          </w:rPr>
          <w:t>have been made</w:t>
        </w:r>
        <w:proofErr w:type="gramEnd"/>
        <w:r w:rsidR="009B2633" w:rsidRPr="009B2633">
          <w:rPr>
            <w:rFonts w:ascii="Times New Roman" w:hAnsi="Times New Roman" w:cs="Times New Roman"/>
            <w:color w:val="000000" w:themeColor="text1"/>
            <w:sz w:val="20"/>
            <w:szCs w:val="20"/>
            <w:rPrChange w:id="219" w:author="Madeeha Soomro (TF HO)" w:date="2026-03-18T13:36:00Z">
              <w:rPr>
                <w:rFonts w:ascii="Arial" w:eastAsia="Times New Roman" w:hAnsi="Arial" w:cs="Arial"/>
                <w:b/>
                <w:bCs/>
                <w:color w:val="333333"/>
                <w:sz w:val="36"/>
                <w:szCs w:val="36"/>
              </w:rPr>
            </w:rPrChange>
          </w:rPr>
          <w:t>, any outstanding balance standing in the Bank Account    may be transferred to a bank account nominated by the Company or as otherwise may be agreed between the Parties.</w:t>
        </w:r>
      </w:ins>
    </w:p>
    <w:p w14:paraId="4A11543D" w14:textId="7777777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20" w:author="Madeeha Soomro (TF HO)" w:date="2026-03-18T13:36:00Z"/>
          <w:rFonts w:ascii="Times New Roman" w:hAnsi="Times New Roman" w:cs="Times New Roman"/>
          <w:color w:val="000000" w:themeColor="text1"/>
          <w:sz w:val="20"/>
          <w:szCs w:val="20"/>
          <w:rPrChange w:id="221" w:author="Madeeha Soomro (TF HO)" w:date="2026-03-18T13:36:00Z">
            <w:rPr>
              <w:ins w:id="222" w:author="Madeeha Soomro (TF HO)" w:date="2026-03-18T13:36:00Z"/>
              <w:rFonts w:ascii="Arial" w:eastAsia="Times New Roman" w:hAnsi="Arial" w:cs="Arial"/>
              <w:b/>
              <w:bCs/>
              <w:color w:val="333333"/>
              <w:sz w:val="36"/>
              <w:szCs w:val="36"/>
            </w:rPr>
          </w:rPrChange>
        </w:rPr>
        <w:pPrChange w:id="223" w:author="Madeeha Soomro (TF HO)" w:date="2026-03-18T13:36:00Z">
          <w:pPr>
            <w:spacing w:after="150" w:line="240" w:lineRule="auto"/>
            <w:outlineLvl w:val="2"/>
          </w:pPr>
        </w:pPrChange>
      </w:pPr>
    </w:p>
    <w:p w14:paraId="15D972DE" w14:textId="3DE0CEC6" w:rsidR="009B2633" w:rsidRPr="009B2633" w:rsidRDefault="00136D1E">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24" w:author="Madeeha Soomro (TF HO)" w:date="2026-03-18T13:36:00Z"/>
          <w:rFonts w:ascii="Times New Roman" w:hAnsi="Times New Roman" w:cs="Times New Roman"/>
          <w:color w:val="000000" w:themeColor="text1"/>
          <w:sz w:val="20"/>
          <w:szCs w:val="20"/>
          <w:rPrChange w:id="225" w:author="Madeeha Soomro (TF HO)" w:date="2026-03-18T13:36:00Z">
            <w:rPr>
              <w:ins w:id="226" w:author="Madeeha Soomro (TF HO)" w:date="2026-03-18T13:36:00Z"/>
              <w:rFonts w:ascii="Arial" w:eastAsia="Times New Roman" w:hAnsi="Arial" w:cs="Arial"/>
              <w:b/>
              <w:bCs/>
              <w:color w:val="333333"/>
              <w:sz w:val="36"/>
              <w:szCs w:val="36"/>
            </w:rPr>
          </w:rPrChange>
        </w:rPr>
        <w:pPrChange w:id="227" w:author="Madeeha Soomro (TF HO)" w:date="2026-03-18T13:36:00Z">
          <w:pPr>
            <w:spacing w:after="150" w:line="240" w:lineRule="auto"/>
            <w:outlineLvl w:val="2"/>
          </w:pPr>
        </w:pPrChange>
      </w:pPr>
      <w:ins w:id="228" w:author="Madeeha Soomro (TF HO)" w:date="2026-03-18T13:41:00Z">
        <w:r>
          <w:rPr>
            <w:rFonts w:ascii="Times New Roman" w:hAnsi="Times New Roman" w:cs="Times New Roman"/>
            <w:color w:val="000000" w:themeColor="text1"/>
            <w:sz w:val="20"/>
            <w:szCs w:val="20"/>
          </w:rPr>
          <w:t>4</w:t>
        </w:r>
      </w:ins>
      <w:ins w:id="229" w:author="Madeeha Soomro (TF HO)" w:date="2026-03-18T13:36:00Z">
        <w:r w:rsidR="009B2633" w:rsidRPr="009B2633">
          <w:rPr>
            <w:rFonts w:ascii="Times New Roman" w:hAnsi="Times New Roman" w:cs="Times New Roman"/>
            <w:color w:val="000000" w:themeColor="text1"/>
            <w:sz w:val="20"/>
            <w:szCs w:val="20"/>
            <w:rPrChange w:id="230" w:author="Madeeha Soomro (TF HO)" w:date="2026-03-18T13:36:00Z">
              <w:rPr>
                <w:rFonts w:ascii="Arial" w:eastAsia="Times New Roman" w:hAnsi="Arial" w:cs="Arial"/>
                <w:b/>
                <w:bCs/>
                <w:color w:val="333333"/>
                <w:sz w:val="36"/>
                <w:szCs w:val="36"/>
              </w:rPr>
            </w:rPrChange>
          </w:rPr>
          <w:t xml:space="preserve">.4 </w:t>
        </w:r>
        <w:r w:rsidR="009B2633" w:rsidRPr="009B2633">
          <w:rPr>
            <w:rFonts w:ascii="Times New Roman" w:hAnsi="Times New Roman" w:cs="Times New Roman"/>
            <w:color w:val="000000" w:themeColor="text1"/>
            <w:sz w:val="20"/>
            <w:szCs w:val="20"/>
            <w:rPrChange w:id="231" w:author="Madeeha Soomro (TF HO)" w:date="2026-03-18T13:36:00Z">
              <w:rPr>
                <w:rFonts w:ascii="Arial" w:eastAsia="Times New Roman" w:hAnsi="Arial" w:cs="Arial"/>
                <w:b/>
                <w:bCs/>
                <w:color w:val="333333"/>
                <w:sz w:val="36"/>
                <w:szCs w:val="36"/>
              </w:rPr>
            </w:rPrChange>
          </w:rPr>
          <w:tab/>
          <w:t xml:space="preserve">At the end of month, for the bills processed through </w:t>
        </w:r>
      </w:ins>
      <w:ins w:id="232" w:author="Madeeha Soomro (TF HO)" w:date="2026-03-18T13:39:00Z">
        <w:r w:rsidR="009B2633">
          <w:rPr>
            <w:rFonts w:ascii="Times New Roman" w:hAnsi="Times New Roman" w:cs="Times New Roman"/>
            <w:color w:val="000000" w:themeColor="text1"/>
            <w:sz w:val="20"/>
            <w:szCs w:val="20"/>
          </w:rPr>
          <w:t>JAZZ QR</w:t>
        </w:r>
      </w:ins>
      <w:ins w:id="233" w:author="Madeeha Soomro (TF HO)" w:date="2026-03-18T13:36:00Z">
        <w:r w:rsidR="009B2633" w:rsidRPr="009B2633">
          <w:rPr>
            <w:rFonts w:ascii="Times New Roman" w:hAnsi="Times New Roman" w:cs="Times New Roman"/>
            <w:color w:val="000000" w:themeColor="text1"/>
            <w:sz w:val="20"/>
            <w:szCs w:val="20"/>
            <w:rPrChange w:id="234" w:author="Madeeha Soomro (TF HO)" w:date="2026-03-18T13:36:00Z">
              <w:rPr>
                <w:rFonts w:ascii="Arial" w:eastAsia="Times New Roman" w:hAnsi="Arial" w:cs="Arial"/>
                <w:b/>
                <w:bCs/>
                <w:color w:val="333333"/>
                <w:sz w:val="36"/>
                <w:szCs w:val="36"/>
              </w:rPr>
            </w:rPrChange>
          </w:rPr>
          <w:t xml:space="preserve">, </w:t>
        </w:r>
      </w:ins>
      <w:ins w:id="235" w:author="Madeeha Soomro (TF HO)" w:date="2026-03-18T13:44:00Z">
        <w:r>
          <w:rPr>
            <w:rFonts w:ascii="Times New Roman" w:hAnsi="Times New Roman" w:cs="Times New Roman"/>
            <w:color w:val="000000" w:themeColor="text1"/>
            <w:sz w:val="20"/>
            <w:szCs w:val="20"/>
          </w:rPr>
          <w:t>MMBL</w:t>
        </w:r>
      </w:ins>
      <w:ins w:id="236" w:author="Madeeha Soomro (TF HO)" w:date="2026-03-18T13:36:00Z">
        <w:r w:rsidR="009B2633" w:rsidRPr="009B2633">
          <w:rPr>
            <w:rFonts w:ascii="Times New Roman" w:hAnsi="Times New Roman" w:cs="Times New Roman"/>
            <w:color w:val="000000" w:themeColor="text1"/>
            <w:sz w:val="20"/>
            <w:szCs w:val="20"/>
            <w:rPrChange w:id="237" w:author="Madeeha Soomro (TF HO)" w:date="2026-03-18T13:36:00Z">
              <w:rPr>
                <w:rFonts w:ascii="Arial" w:eastAsia="Times New Roman" w:hAnsi="Arial" w:cs="Arial"/>
                <w:b/>
                <w:bCs/>
                <w:color w:val="333333"/>
                <w:sz w:val="36"/>
                <w:szCs w:val="36"/>
              </w:rPr>
            </w:rPrChange>
          </w:rPr>
          <w:t xml:space="preserve"> shall submit with SSGC, sale tax invoice stating number of bill payments received during the month and charges deducted thereon. The collection Charges are liable to withholding income tax and sales tax, therefore, a copy of paid challan evidencing deposit of tax is to </w:t>
        </w:r>
        <w:proofErr w:type="gramStart"/>
        <w:r w:rsidR="009B2633" w:rsidRPr="009B2633">
          <w:rPr>
            <w:rFonts w:ascii="Times New Roman" w:hAnsi="Times New Roman" w:cs="Times New Roman"/>
            <w:color w:val="000000" w:themeColor="text1"/>
            <w:sz w:val="20"/>
            <w:szCs w:val="20"/>
            <w:rPrChange w:id="238" w:author="Madeeha Soomro (TF HO)" w:date="2026-03-18T13:36:00Z">
              <w:rPr>
                <w:rFonts w:ascii="Arial" w:eastAsia="Times New Roman" w:hAnsi="Arial" w:cs="Arial"/>
                <w:b/>
                <w:bCs/>
                <w:color w:val="333333"/>
                <w:sz w:val="36"/>
                <w:szCs w:val="36"/>
              </w:rPr>
            </w:rPrChange>
          </w:rPr>
          <w:t>be provided</w:t>
        </w:r>
        <w:proofErr w:type="gramEnd"/>
        <w:r w:rsidR="009B2633" w:rsidRPr="009B2633">
          <w:rPr>
            <w:rFonts w:ascii="Times New Roman" w:hAnsi="Times New Roman" w:cs="Times New Roman"/>
            <w:color w:val="000000" w:themeColor="text1"/>
            <w:sz w:val="20"/>
            <w:szCs w:val="20"/>
            <w:rPrChange w:id="239" w:author="Madeeha Soomro (TF HO)" w:date="2026-03-18T13:36:00Z">
              <w:rPr>
                <w:rFonts w:ascii="Arial" w:eastAsia="Times New Roman" w:hAnsi="Arial" w:cs="Arial"/>
                <w:b/>
                <w:bCs/>
                <w:color w:val="333333"/>
                <w:sz w:val="36"/>
                <w:szCs w:val="36"/>
              </w:rPr>
            </w:rPrChange>
          </w:rPr>
          <w:t xml:space="preserve"> to SSGC.</w:t>
        </w:r>
      </w:ins>
    </w:p>
    <w:p w14:paraId="521865CB" w14:textId="7777777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40" w:author="Madeeha Soomro (TF HO)" w:date="2026-03-18T13:36:00Z"/>
          <w:rFonts w:ascii="Times New Roman" w:hAnsi="Times New Roman" w:cs="Times New Roman"/>
          <w:color w:val="000000" w:themeColor="text1"/>
          <w:sz w:val="20"/>
          <w:szCs w:val="20"/>
          <w:rPrChange w:id="241" w:author="Madeeha Soomro (TF HO)" w:date="2026-03-18T13:36:00Z">
            <w:rPr>
              <w:ins w:id="242" w:author="Madeeha Soomro (TF HO)" w:date="2026-03-18T13:36:00Z"/>
              <w:rFonts w:ascii="Arial" w:eastAsia="Times New Roman" w:hAnsi="Arial" w:cs="Arial"/>
              <w:b/>
              <w:bCs/>
              <w:color w:val="333333"/>
              <w:sz w:val="36"/>
              <w:szCs w:val="36"/>
            </w:rPr>
          </w:rPrChange>
        </w:rPr>
        <w:pPrChange w:id="243" w:author="Madeeha Soomro (TF HO)" w:date="2026-03-18T13:36:00Z">
          <w:pPr>
            <w:spacing w:after="150" w:line="240" w:lineRule="auto"/>
            <w:outlineLvl w:val="2"/>
          </w:pPr>
        </w:pPrChange>
      </w:pPr>
    </w:p>
    <w:p w14:paraId="0D0610F7" w14:textId="08CD07EC" w:rsidR="009B2633" w:rsidRPr="009B2633" w:rsidRDefault="00136D1E">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44" w:author="Madeeha Soomro (TF HO)" w:date="2026-03-18T13:36:00Z"/>
          <w:rFonts w:ascii="Times New Roman" w:hAnsi="Times New Roman" w:cs="Times New Roman"/>
          <w:color w:val="000000" w:themeColor="text1"/>
          <w:sz w:val="20"/>
          <w:szCs w:val="20"/>
          <w:rPrChange w:id="245" w:author="Madeeha Soomro (TF HO)" w:date="2026-03-18T13:36:00Z">
            <w:rPr>
              <w:ins w:id="246" w:author="Madeeha Soomro (TF HO)" w:date="2026-03-18T13:36:00Z"/>
              <w:rFonts w:ascii="Arial" w:eastAsia="Times New Roman" w:hAnsi="Arial" w:cs="Arial"/>
              <w:b/>
              <w:bCs/>
              <w:color w:val="333333"/>
              <w:sz w:val="36"/>
              <w:szCs w:val="36"/>
            </w:rPr>
          </w:rPrChange>
        </w:rPr>
        <w:pPrChange w:id="247" w:author="Madeeha Soomro (TF HO)" w:date="2026-03-18T13:36:00Z">
          <w:pPr>
            <w:spacing w:after="150" w:line="240" w:lineRule="auto"/>
            <w:outlineLvl w:val="2"/>
          </w:pPr>
        </w:pPrChange>
      </w:pPr>
      <w:ins w:id="248" w:author="Madeeha Soomro (TF HO)" w:date="2026-03-18T13:41:00Z">
        <w:r>
          <w:rPr>
            <w:rFonts w:ascii="Times New Roman" w:hAnsi="Times New Roman" w:cs="Times New Roman"/>
            <w:color w:val="000000" w:themeColor="text1"/>
            <w:sz w:val="20"/>
            <w:szCs w:val="20"/>
          </w:rPr>
          <w:t>4</w:t>
        </w:r>
      </w:ins>
      <w:ins w:id="249" w:author="Madeeha Soomro (TF HO)" w:date="2026-03-18T13:36:00Z">
        <w:r w:rsidR="009B2633" w:rsidRPr="009B2633">
          <w:rPr>
            <w:rFonts w:ascii="Times New Roman" w:hAnsi="Times New Roman" w:cs="Times New Roman"/>
            <w:color w:val="000000" w:themeColor="text1"/>
            <w:sz w:val="20"/>
            <w:szCs w:val="20"/>
            <w:rPrChange w:id="250" w:author="Madeeha Soomro (TF HO)" w:date="2026-03-18T13:36:00Z">
              <w:rPr>
                <w:rFonts w:ascii="Arial" w:eastAsia="Times New Roman" w:hAnsi="Arial" w:cs="Arial"/>
                <w:b/>
                <w:bCs/>
                <w:color w:val="333333"/>
                <w:sz w:val="36"/>
                <w:szCs w:val="36"/>
              </w:rPr>
            </w:rPrChange>
          </w:rPr>
          <w:t>.5</w:t>
        </w:r>
        <w:r w:rsidR="009B2633" w:rsidRPr="009B2633">
          <w:rPr>
            <w:rFonts w:ascii="Times New Roman" w:hAnsi="Times New Roman" w:cs="Times New Roman"/>
            <w:color w:val="000000" w:themeColor="text1"/>
            <w:sz w:val="20"/>
            <w:szCs w:val="20"/>
            <w:rPrChange w:id="251" w:author="Madeeha Soomro (TF HO)" w:date="2026-03-18T13:36:00Z">
              <w:rPr>
                <w:rFonts w:ascii="Arial" w:eastAsia="Times New Roman" w:hAnsi="Arial" w:cs="Arial"/>
                <w:b/>
                <w:bCs/>
                <w:color w:val="333333"/>
                <w:sz w:val="36"/>
                <w:szCs w:val="36"/>
              </w:rPr>
            </w:rPrChange>
          </w:rPr>
          <w:tab/>
          <w:t xml:space="preserve"> The rate of profit as fixed by the State Bank of Pakistan from time to time will be charged on the funds held by </w:t>
        </w:r>
      </w:ins>
      <w:ins w:id="252" w:author="Madeeha Soomro (TF HO)" w:date="2026-03-18T13:39:00Z">
        <w:r w:rsidR="009B2633">
          <w:rPr>
            <w:rFonts w:ascii="Times New Roman" w:hAnsi="Times New Roman" w:cs="Times New Roman"/>
            <w:color w:val="000000" w:themeColor="text1"/>
            <w:sz w:val="20"/>
            <w:szCs w:val="20"/>
          </w:rPr>
          <w:t>MMBL</w:t>
        </w:r>
      </w:ins>
      <w:ins w:id="253" w:author="Madeeha Soomro (TF HO)" w:date="2026-03-18T13:36:00Z">
        <w:r w:rsidR="009B2633" w:rsidRPr="009B2633">
          <w:rPr>
            <w:rFonts w:ascii="Times New Roman" w:hAnsi="Times New Roman" w:cs="Times New Roman"/>
            <w:color w:val="000000" w:themeColor="text1"/>
            <w:sz w:val="20"/>
            <w:szCs w:val="20"/>
            <w:rPrChange w:id="254" w:author="Madeeha Soomro (TF HO)" w:date="2026-03-18T13:36:00Z">
              <w:rPr>
                <w:rFonts w:ascii="Arial" w:eastAsia="Times New Roman" w:hAnsi="Arial" w:cs="Arial"/>
                <w:b/>
                <w:bCs/>
                <w:color w:val="333333"/>
                <w:sz w:val="36"/>
                <w:szCs w:val="36"/>
              </w:rPr>
            </w:rPrChange>
          </w:rPr>
          <w:t xml:space="preserve"> for the period exceeding the time prescribed in the clause </w:t>
        </w:r>
      </w:ins>
      <w:ins w:id="255" w:author="Madeeha Soomro (TF HO)" w:date="2026-03-18T13:42:00Z">
        <w:r>
          <w:rPr>
            <w:rFonts w:ascii="Times New Roman" w:hAnsi="Times New Roman" w:cs="Times New Roman"/>
            <w:color w:val="000000" w:themeColor="text1"/>
            <w:sz w:val="20"/>
            <w:szCs w:val="20"/>
          </w:rPr>
          <w:t>4a</w:t>
        </w:r>
      </w:ins>
      <w:ins w:id="256" w:author="Madeeha Soomro (TF HO)" w:date="2026-03-18T13:36:00Z">
        <w:r w:rsidR="009B2633" w:rsidRPr="009B2633">
          <w:rPr>
            <w:rFonts w:ascii="Times New Roman" w:hAnsi="Times New Roman" w:cs="Times New Roman"/>
            <w:color w:val="000000" w:themeColor="text1"/>
            <w:sz w:val="20"/>
            <w:szCs w:val="20"/>
            <w:rPrChange w:id="257" w:author="Madeeha Soomro (TF HO)" w:date="2026-03-18T13:36:00Z">
              <w:rPr>
                <w:rFonts w:ascii="Arial" w:eastAsia="Times New Roman" w:hAnsi="Arial" w:cs="Arial"/>
                <w:b/>
                <w:bCs/>
                <w:color w:val="333333"/>
                <w:sz w:val="36"/>
                <w:szCs w:val="36"/>
              </w:rPr>
            </w:rPrChange>
          </w:rPr>
          <w:t xml:space="preserve">.3 of this Agreement and shall be paid to SSGC."  </w:t>
        </w:r>
      </w:ins>
    </w:p>
    <w:p w14:paraId="3CC57CA4" w14:textId="7777777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58" w:author="Madeeha Soomro (TF HO)" w:date="2026-03-18T13:36:00Z"/>
          <w:rFonts w:ascii="Times New Roman" w:hAnsi="Times New Roman" w:cs="Times New Roman"/>
          <w:color w:val="000000" w:themeColor="text1"/>
          <w:sz w:val="20"/>
          <w:szCs w:val="20"/>
          <w:rPrChange w:id="259" w:author="Madeeha Soomro (TF HO)" w:date="2026-03-18T13:36:00Z">
            <w:rPr>
              <w:ins w:id="260" w:author="Madeeha Soomro (TF HO)" w:date="2026-03-18T13:36:00Z"/>
              <w:rFonts w:ascii="Arial" w:eastAsia="Times New Roman" w:hAnsi="Arial" w:cs="Arial"/>
              <w:b/>
              <w:bCs/>
              <w:color w:val="333333"/>
              <w:sz w:val="36"/>
              <w:szCs w:val="36"/>
            </w:rPr>
          </w:rPrChange>
        </w:rPr>
        <w:pPrChange w:id="261" w:author="Madeeha Soomro (TF HO)" w:date="2026-03-18T13:36:00Z">
          <w:pPr>
            <w:spacing w:after="150" w:line="240" w:lineRule="auto"/>
            <w:outlineLvl w:val="2"/>
          </w:pPr>
        </w:pPrChange>
      </w:pPr>
    </w:p>
    <w:p w14:paraId="7F4B8028" w14:textId="206FBBAF" w:rsidR="009B2633" w:rsidRPr="009B2633" w:rsidRDefault="00136D1E">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62" w:author="Madeeha Soomro (TF HO)" w:date="2026-03-18T13:36:00Z"/>
          <w:rFonts w:ascii="Times New Roman" w:hAnsi="Times New Roman" w:cs="Times New Roman"/>
          <w:color w:val="000000" w:themeColor="text1"/>
          <w:sz w:val="20"/>
          <w:szCs w:val="20"/>
          <w:rPrChange w:id="263" w:author="Madeeha Soomro (TF HO)" w:date="2026-03-18T13:36:00Z">
            <w:rPr>
              <w:ins w:id="264" w:author="Madeeha Soomro (TF HO)" w:date="2026-03-18T13:36:00Z"/>
              <w:rFonts w:ascii="Arial" w:eastAsia="Times New Roman" w:hAnsi="Arial" w:cs="Arial"/>
              <w:b/>
              <w:bCs/>
              <w:color w:val="333333"/>
              <w:sz w:val="36"/>
              <w:szCs w:val="36"/>
            </w:rPr>
          </w:rPrChange>
        </w:rPr>
        <w:pPrChange w:id="265" w:author="Madeeha Soomro (TF HO)" w:date="2026-03-18T13:36:00Z">
          <w:pPr>
            <w:spacing w:after="150" w:line="240" w:lineRule="auto"/>
            <w:outlineLvl w:val="2"/>
          </w:pPr>
        </w:pPrChange>
      </w:pPr>
      <w:ins w:id="266" w:author="Madeeha Soomro (TF HO)" w:date="2026-03-18T13:41:00Z">
        <w:r>
          <w:rPr>
            <w:rFonts w:ascii="Times New Roman" w:hAnsi="Times New Roman" w:cs="Times New Roman"/>
            <w:color w:val="000000" w:themeColor="text1"/>
            <w:sz w:val="20"/>
            <w:szCs w:val="20"/>
          </w:rPr>
          <w:t>4</w:t>
        </w:r>
      </w:ins>
      <w:ins w:id="267" w:author="Madeeha Soomro (TF HO)" w:date="2026-03-18T13:36:00Z">
        <w:r w:rsidR="009B2633" w:rsidRPr="009B2633">
          <w:rPr>
            <w:rFonts w:ascii="Times New Roman" w:hAnsi="Times New Roman" w:cs="Times New Roman"/>
            <w:color w:val="000000" w:themeColor="text1"/>
            <w:sz w:val="20"/>
            <w:szCs w:val="20"/>
            <w:rPrChange w:id="268" w:author="Madeeha Soomro (TF HO)" w:date="2026-03-18T13:36:00Z">
              <w:rPr>
                <w:rFonts w:ascii="Arial" w:eastAsia="Times New Roman" w:hAnsi="Arial" w:cs="Arial"/>
                <w:b/>
                <w:bCs/>
                <w:color w:val="333333"/>
                <w:sz w:val="36"/>
                <w:szCs w:val="36"/>
              </w:rPr>
            </w:rPrChange>
          </w:rPr>
          <w:t xml:space="preserve">.6 </w:t>
        </w:r>
        <w:r w:rsidR="009B2633" w:rsidRPr="009B2633">
          <w:rPr>
            <w:rFonts w:ascii="Times New Roman" w:hAnsi="Times New Roman" w:cs="Times New Roman"/>
            <w:color w:val="000000" w:themeColor="text1"/>
            <w:sz w:val="20"/>
            <w:szCs w:val="20"/>
            <w:rPrChange w:id="269" w:author="Madeeha Soomro (TF HO)" w:date="2026-03-18T13:36:00Z">
              <w:rPr>
                <w:rFonts w:ascii="Arial" w:eastAsia="Times New Roman" w:hAnsi="Arial" w:cs="Arial"/>
                <w:b/>
                <w:bCs/>
                <w:color w:val="333333"/>
                <w:sz w:val="36"/>
                <w:szCs w:val="36"/>
              </w:rPr>
            </w:rPrChange>
          </w:rPr>
          <w:tab/>
          <w:t xml:space="preserve">SSGC shall be exclusively responsible to reconcile all </w:t>
        </w:r>
      </w:ins>
      <w:ins w:id="270" w:author="Madeeha Soomro (TF HO)" w:date="2026-03-18T13:42:00Z">
        <w:r w:rsidRPr="00136D1E">
          <w:rPr>
            <w:rFonts w:ascii="Times New Roman" w:hAnsi="Times New Roman" w:cs="Times New Roman"/>
            <w:color w:val="000000" w:themeColor="text1"/>
            <w:sz w:val="20"/>
            <w:szCs w:val="20"/>
          </w:rPr>
          <w:t xml:space="preserve">JAZZ QR </w:t>
        </w:r>
      </w:ins>
      <w:ins w:id="271" w:author="Madeeha Soomro (TF HO)" w:date="2026-03-18T13:36:00Z">
        <w:r w:rsidR="009B2633" w:rsidRPr="009B2633">
          <w:rPr>
            <w:rFonts w:ascii="Times New Roman" w:hAnsi="Times New Roman" w:cs="Times New Roman"/>
            <w:color w:val="000000" w:themeColor="text1"/>
            <w:sz w:val="20"/>
            <w:szCs w:val="20"/>
            <w:rPrChange w:id="272" w:author="Madeeha Soomro (TF HO)" w:date="2026-03-18T13:36:00Z">
              <w:rPr>
                <w:rFonts w:ascii="Arial" w:eastAsia="Times New Roman" w:hAnsi="Arial" w:cs="Arial"/>
                <w:b/>
                <w:bCs/>
                <w:color w:val="333333"/>
                <w:sz w:val="36"/>
                <w:szCs w:val="36"/>
              </w:rPr>
            </w:rPrChange>
          </w:rPr>
          <w:t xml:space="preserve">transactions from reports provided by </w:t>
        </w:r>
      </w:ins>
      <w:ins w:id="273" w:author="Madeeha Soomro (TF HO)" w:date="2026-03-18T13:42:00Z">
        <w:r>
          <w:rPr>
            <w:rFonts w:ascii="Times New Roman" w:hAnsi="Times New Roman" w:cs="Times New Roman"/>
            <w:color w:val="000000" w:themeColor="text1"/>
            <w:sz w:val="20"/>
            <w:szCs w:val="20"/>
          </w:rPr>
          <w:t>MMBL</w:t>
        </w:r>
      </w:ins>
      <w:ins w:id="274" w:author="Madeeha Soomro (TF HO)" w:date="2026-03-18T13:36:00Z">
        <w:r w:rsidR="009B2633" w:rsidRPr="009B2633">
          <w:rPr>
            <w:rFonts w:ascii="Times New Roman" w:hAnsi="Times New Roman" w:cs="Times New Roman"/>
            <w:color w:val="000000" w:themeColor="text1"/>
            <w:sz w:val="20"/>
            <w:szCs w:val="20"/>
            <w:rPrChange w:id="275" w:author="Madeeha Soomro (TF HO)" w:date="2026-03-18T13:36:00Z">
              <w:rPr>
                <w:rFonts w:ascii="Arial" w:eastAsia="Times New Roman" w:hAnsi="Arial" w:cs="Arial"/>
                <w:b/>
                <w:bCs/>
                <w:color w:val="333333"/>
                <w:sz w:val="36"/>
                <w:szCs w:val="36"/>
              </w:rPr>
            </w:rPrChange>
          </w:rPr>
          <w:t xml:space="preserve"> through SSGC Secure File Transfer Protocol (</w:t>
        </w:r>
        <w:proofErr w:type="gramStart"/>
        <w:r w:rsidR="009B2633" w:rsidRPr="009B2633">
          <w:rPr>
            <w:rFonts w:ascii="Times New Roman" w:hAnsi="Times New Roman" w:cs="Times New Roman"/>
            <w:color w:val="000000" w:themeColor="text1"/>
            <w:sz w:val="20"/>
            <w:szCs w:val="20"/>
            <w:rPrChange w:id="276" w:author="Madeeha Soomro (TF HO)" w:date="2026-03-18T13:36:00Z">
              <w:rPr>
                <w:rFonts w:ascii="Arial" w:eastAsia="Times New Roman" w:hAnsi="Arial" w:cs="Arial"/>
                <w:b/>
                <w:bCs/>
                <w:color w:val="333333"/>
                <w:sz w:val="36"/>
                <w:szCs w:val="36"/>
              </w:rPr>
            </w:rPrChange>
          </w:rPr>
          <w:t>SFTP )</w:t>
        </w:r>
        <w:proofErr w:type="gramEnd"/>
        <w:r w:rsidR="009B2633" w:rsidRPr="009B2633">
          <w:rPr>
            <w:rFonts w:ascii="Times New Roman" w:hAnsi="Times New Roman" w:cs="Times New Roman"/>
            <w:color w:val="000000" w:themeColor="text1"/>
            <w:sz w:val="20"/>
            <w:szCs w:val="20"/>
            <w:rPrChange w:id="277" w:author="Madeeha Soomro (TF HO)" w:date="2026-03-18T13:36:00Z">
              <w:rPr>
                <w:rFonts w:ascii="Arial" w:eastAsia="Times New Roman" w:hAnsi="Arial" w:cs="Arial"/>
                <w:b/>
                <w:bCs/>
                <w:color w:val="333333"/>
                <w:sz w:val="36"/>
                <w:szCs w:val="36"/>
              </w:rPr>
            </w:rPrChange>
          </w:rPr>
          <w:t xml:space="preserve">   . In the event that there is any error or discrepancy, SSGC shall </w:t>
        </w:r>
        <w:proofErr w:type="spellStart"/>
        <w:r w:rsidR="009B2633" w:rsidRPr="009B2633">
          <w:rPr>
            <w:rFonts w:ascii="Times New Roman" w:hAnsi="Times New Roman" w:cs="Times New Roman"/>
            <w:color w:val="000000" w:themeColor="text1"/>
            <w:sz w:val="20"/>
            <w:szCs w:val="20"/>
            <w:rPrChange w:id="278" w:author="Madeeha Soomro (TF HO)" w:date="2026-03-18T13:36:00Z">
              <w:rPr>
                <w:rFonts w:ascii="Arial" w:eastAsia="Times New Roman" w:hAnsi="Arial" w:cs="Arial"/>
                <w:b/>
                <w:bCs/>
                <w:color w:val="333333"/>
                <w:sz w:val="36"/>
                <w:szCs w:val="36"/>
              </w:rPr>
            </w:rPrChange>
          </w:rPr>
          <w:t>endeavour</w:t>
        </w:r>
        <w:proofErr w:type="spellEnd"/>
        <w:r w:rsidR="009B2633" w:rsidRPr="009B2633">
          <w:rPr>
            <w:rFonts w:ascii="Times New Roman" w:hAnsi="Times New Roman" w:cs="Times New Roman"/>
            <w:color w:val="000000" w:themeColor="text1"/>
            <w:sz w:val="20"/>
            <w:szCs w:val="20"/>
            <w:rPrChange w:id="279" w:author="Madeeha Soomro (TF HO)" w:date="2026-03-18T13:36:00Z">
              <w:rPr>
                <w:rFonts w:ascii="Arial" w:eastAsia="Times New Roman" w:hAnsi="Arial" w:cs="Arial"/>
                <w:b/>
                <w:bCs/>
                <w:color w:val="333333"/>
                <w:sz w:val="36"/>
                <w:szCs w:val="36"/>
              </w:rPr>
            </w:rPrChange>
          </w:rPr>
          <w:t xml:space="preserve"> to reconcile such error or discrepancy, failing which the error or discrepancy </w:t>
        </w:r>
        <w:proofErr w:type="gramStart"/>
        <w:r w:rsidR="009B2633" w:rsidRPr="009B2633">
          <w:rPr>
            <w:rFonts w:ascii="Times New Roman" w:hAnsi="Times New Roman" w:cs="Times New Roman"/>
            <w:color w:val="000000" w:themeColor="text1"/>
            <w:sz w:val="20"/>
            <w:szCs w:val="20"/>
            <w:rPrChange w:id="280" w:author="Madeeha Soomro (TF HO)" w:date="2026-03-18T13:36:00Z">
              <w:rPr>
                <w:rFonts w:ascii="Arial" w:eastAsia="Times New Roman" w:hAnsi="Arial" w:cs="Arial"/>
                <w:b/>
                <w:bCs/>
                <w:color w:val="333333"/>
                <w:sz w:val="36"/>
                <w:szCs w:val="36"/>
              </w:rPr>
            </w:rPrChange>
          </w:rPr>
          <w:t>shall be raised</w:t>
        </w:r>
        <w:proofErr w:type="gramEnd"/>
        <w:r w:rsidR="009B2633" w:rsidRPr="009B2633">
          <w:rPr>
            <w:rFonts w:ascii="Times New Roman" w:hAnsi="Times New Roman" w:cs="Times New Roman"/>
            <w:color w:val="000000" w:themeColor="text1"/>
            <w:sz w:val="20"/>
            <w:szCs w:val="20"/>
            <w:rPrChange w:id="281" w:author="Madeeha Soomro (TF HO)" w:date="2026-03-18T13:36:00Z">
              <w:rPr>
                <w:rFonts w:ascii="Arial" w:eastAsia="Times New Roman" w:hAnsi="Arial" w:cs="Arial"/>
                <w:b/>
                <w:bCs/>
                <w:color w:val="333333"/>
                <w:sz w:val="36"/>
                <w:szCs w:val="36"/>
              </w:rPr>
            </w:rPrChange>
          </w:rPr>
          <w:t xml:space="preserve"> with </w:t>
        </w:r>
      </w:ins>
      <w:ins w:id="282" w:author="Madeeha Soomro (TF HO)" w:date="2026-03-18T13:42:00Z">
        <w:r>
          <w:rPr>
            <w:rFonts w:ascii="Times New Roman" w:hAnsi="Times New Roman" w:cs="Times New Roman"/>
            <w:color w:val="000000" w:themeColor="text1"/>
            <w:sz w:val="20"/>
            <w:szCs w:val="20"/>
          </w:rPr>
          <w:t>MMBL</w:t>
        </w:r>
      </w:ins>
      <w:ins w:id="283" w:author="Madeeha Soomro (TF HO)" w:date="2026-03-18T13:36:00Z">
        <w:r w:rsidR="009B2633" w:rsidRPr="009B2633">
          <w:rPr>
            <w:rFonts w:ascii="Times New Roman" w:hAnsi="Times New Roman" w:cs="Times New Roman"/>
            <w:color w:val="000000" w:themeColor="text1"/>
            <w:sz w:val="20"/>
            <w:szCs w:val="20"/>
            <w:rPrChange w:id="284" w:author="Madeeha Soomro (TF HO)" w:date="2026-03-18T13:36:00Z">
              <w:rPr>
                <w:rFonts w:ascii="Arial" w:eastAsia="Times New Roman" w:hAnsi="Arial" w:cs="Arial"/>
                <w:b/>
                <w:bCs/>
                <w:color w:val="333333"/>
                <w:sz w:val="36"/>
                <w:szCs w:val="36"/>
              </w:rPr>
            </w:rPrChange>
          </w:rPr>
          <w:t xml:space="preserve">, where the authorized representatives of both Parties shall resolve to clear such errors or discrepancies in an amicable manner. For the avoidance of doubt, it is clear that any errors or discrepancies shall in no way be prejudice as </w:t>
        </w:r>
      </w:ins>
      <w:ins w:id="285" w:author="Madeeha Soomro (TF HO)" w:date="2026-03-18T13:42:00Z">
        <w:r>
          <w:rPr>
            <w:rFonts w:ascii="Times New Roman" w:hAnsi="Times New Roman" w:cs="Times New Roman"/>
            <w:color w:val="000000" w:themeColor="text1"/>
            <w:sz w:val="20"/>
            <w:szCs w:val="20"/>
          </w:rPr>
          <w:t>MMBL</w:t>
        </w:r>
      </w:ins>
      <w:ins w:id="286" w:author="Madeeha Soomro (TF HO)" w:date="2026-03-18T13:36:00Z">
        <w:r w:rsidR="009B2633" w:rsidRPr="009B2633">
          <w:rPr>
            <w:rFonts w:ascii="Times New Roman" w:hAnsi="Times New Roman" w:cs="Times New Roman"/>
            <w:color w:val="000000" w:themeColor="text1"/>
            <w:sz w:val="20"/>
            <w:szCs w:val="20"/>
            <w:rPrChange w:id="287" w:author="Madeeha Soomro (TF HO)" w:date="2026-03-18T13:36:00Z">
              <w:rPr>
                <w:rFonts w:ascii="Arial" w:eastAsia="Times New Roman" w:hAnsi="Arial" w:cs="Arial"/>
                <w:b/>
                <w:bCs/>
                <w:color w:val="333333"/>
                <w:sz w:val="36"/>
                <w:szCs w:val="36"/>
              </w:rPr>
            </w:rPrChange>
          </w:rPr>
          <w:t xml:space="preserve"> in deducting and being paid Charges in a timely manner.</w:t>
        </w:r>
      </w:ins>
    </w:p>
    <w:p w14:paraId="0E8083E8" w14:textId="7777777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88" w:author="Madeeha Soomro (TF HO)" w:date="2026-03-18T13:36:00Z"/>
          <w:rFonts w:ascii="Times New Roman" w:hAnsi="Times New Roman" w:cs="Times New Roman"/>
          <w:color w:val="000000" w:themeColor="text1"/>
          <w:sz w:val="20"/>
          <w:szCs w:val="20"/>
          <w:rPrChange w:id="289" w:author="Madeeha Soomro (TF HO)" w:date="2026-03-18T13:36:00Z">
            <w:rPr>
              <w:ins w:id="290" w:author="Madeeha Soomro (TF HO)" w:date="2026-03-18T13:36:00Z"/>
              <w:rFonts w:ascii="Arial" w:eastAsia="Times New Roman" w:hAnsi="Arial" w:cs="Arial"/>
              <w:b/>
              <w:bCs/>
              <w:color w:val="333333"/>
              <w:sz w:val="36"/>
              <w:szCs w:val="36"/>
            </w:rPr>
          </w:rPrChange>
        </w:rPr>
        <w:pPrChange w:id="291" w:author="Madeeha Soomro (TF HO)" w:date="2026-03-18T13:36:00Z">
          <w:pPr>
            <w:spacing w:after="150" w:line="240" w:lineRule="auto"/>
            <w:outlineLvl w:val="2"/>
          </w:pPr>
        </w:pPrChange>
      </w:pPr>
    </w:p>
    <w:p w14:paraId="73511B0B" w14:textId="3D4B80CE" w:rsidR="009B2633" w:rsidRPr="009B2633" w:rsidRDefault="00136D1E">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292" w:author="Madeeha Soomro (TF HO)" w:date="2026-03-18T13:36:00Z"/>
          <w:rFonts w:ascii="Times New Roman" w:hAnsi="Times New Roman" w:cs="Times New Roman"/>
          <w:color w:val="000000" w:themeColor="text1"/>
          <w:sz w:val="20"/>
          <w:szCs w:val="20"/>
          <w:rPrChange w:id="293" w:author="Madeeha Soomro (TF HO)" w:date="2026-03-18T13:36:00Z">
            <w:rPr>
              <w:ins w:id="294" w:author="Madeeha Soomro (TF HO)" w:date="2026-03-18T13:36:00Z"/>
              <w:rFonts w:ascii="Arial" w:eastAsia="Times New Roman" w:hAnsi="Arial" w:cs="Arial"/>
              <w:b/>
              <w:bCs/>
              <w:color w:val="333333"/>
              <w:sz w:val="36"/>
              <w:szCs w:val="36"/>
            </w:rPr>
          </w:rPrChange>
        </w:rPr>
        <w:pPrChange w:id="295" w:author="Madeeha Soomro (TF HO)" w:date="2026-03-18T13:36:00Z">
          <w:pPr>
            <w:spacing w:after="150" w:line="240" w:lineRule="auto"/>
            <w:outlineLvl w:val="2"/>
          </w:pPr>
        </w:pPrChange>
      </w:pPr>
      <w:ins w:id="296" w:author="Madeeha Soomro (TF HO)" w:date="2026-03-18T13:41:00Z">
        <w:r>
          <w:rPr>
            <w:rFonts w:ascii="Times New Roman" w:hAnsi="Times New Roman" w:cs="Times New Roman"/>
            <w:color w:val="000000" w:themeColor="text1"/>
            <w:sz w:val="20"/>
            <w:szCs w:val="20"/>
          </w:rPr>
          <w:t>4</w:t>
        </w:r>
      </w:ins>
      <w:ins w:id="297" w:author="Madeeha Soomro (TF HO)" w:date="2026-03-18T13:36:00Z">
        <w:r w:rsidR="009B2633" w:rsidRPr="009B2633">
          <w:rPr>
            <w:rFonts w:ascii="Times New Roman" w:hAnsi="Times New Roman" w:cs="Times New Roman"/>
            <w:color w:val="000000" w:themeColor="text1"/>
            <w:sz w:val="20"/>
            <w:szCs w:val="20"/>
            <w:rPrChange w:id="298" w:author="Madeeha Soomro (TF HO)" w:date="2026-03-18T13:36:00Z">
              <w:rPr>
                <w:rFonts w:ascii="Arial" w:eastAsia="Times New Roman" w:hAnsi="Arial" w:cs="Arial"/>
                <w:b/>
                <w:bCs/>
                <w:color w:val="333333"/>
                <w:sz w:val="36"/>
                <w:szCs w:val="36"/>
              </w:rPr>
            </w:rPrChange>
          </w:rPr>
          <w:t xml:space="preserve">.7 </w:t>
        </w:r>
        <w:r w:rsidR="009B2633" w:rsidRPr="009B2633">
          <w:rPr>
            <w:rFonts w:ascii="Times New Roman" w:hAnsi="Times New Roman" w:cs="Times New Roman"/>
            <w:color w:val="000000" w:themeColor="text1"/>
            <w:sz w:val="20"/>
            <w:szCs w:val="20"/>
            <w:rPrChange w:id="299" w:author="Madeeha Soomro (TF HO)" w:date="2026-03-18T13:36:00Z">
              <w:rPr>
                <w:rFonts w:ascii="Arial" w:eastAsia="Times New Roman" w:hAnsi="Arial" w:cs="Arial"/>
                <w:b/>
                <w:bCs/>
                <w:color w:val="333333"/>
                <w:sz w:val="36"/>
                <w:szCs w:val="36"/>
              </w:rPr>
            </w:rPrChange>
          </w:rPr>
          <w:tab/>
          <w:t xml:space="preserve">In the event of any issues regarding reconciliation as provided, SSGC is obligated to raise such issue with </w:t>
        </w:r>
      </w:ins>
      <w:ins w:id="300" w:author="Madeeha Soomro (TF HO)" w:date="2026-03-18T13:43:00Z">
        <w:r>
          <w:rPr>
            <w:rFonts w:ascii="Times New Roman" w:hAnsi="Times New Roman" w:cs="Times New Roman"/>
            <w:color w:val="000000" w:themeColor="text1"/>
            <w:sz w:val="20"/>
            <w:szCs w:val="20"/>
          </w:rPr>
          <w:t>MMBL</w:t>
        </w:r>
      </w:ins>
      <w:ins w:id="301" w:author="Madeeha Soomro (TF HO)" w:date="2026-03-18T13:36:00Z">
        <w:r w:rsidR="009B2633" w:rsidRPr="009B2633">
          <w:rPr>
            <w:rFonts w:ascii="Times New Roman" w:hAnsi="Times New Roman" w:cs="Times New Roman"/>
            <w:color w:val="000000" w:themeColor="text1"/>
            <w:sz w:val="20"/>
            <w:szCs w:val="20"/>
            <w:rPrChange w:id="302" w:author="Madeeha Soomro (TF HO)" w:date="2026-03-18T13:36:00Z">
              <w:rPr>
                <w:rFonts w:ascii="Arial" w:eastAsia="Times New Roman" w:hAnsi="Arial" w:cs="Arial"/>
                <w:b/>
                <w:bCs/>
                <w:color w:val="333333"/>
                <w:sz w:val="36"/>
                <w:szCs w:val="36"/>
              </w:rPr>
            </w:rPrChange>
          </w:rPr>
          <w:t>.</w:t>
        </w:r>
      </w:ins>
    </w:p>
    <w:p w14:paraId="098764F1" w14:textId="7777777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03" w:author="Madeeha Soomro (TF HO)" w:date="2026-03-18T13:36:00Z"/>
          <w:rFonts w:ascii="Times New Roman" w:hAnsi="Times New Roman" w:cs="Times New Roman"/>
          <w:color w:val="000000" w:themeColor="text1"/>
          <w:sz w:val="20"/>
          <w:szCs w:val="20"/>
          <w:rPrChange w:id="304" w:author="Madeeha Soomro (TF HO)" w:date="2026-03-18T13:36:00Z">
            <w:rPr>
              <w:ins w:id="305" w:author="Madeeha Soomro (TF HO)" w:date="2026-03-18T13:36:00Z"/>
              <w:rFonts w:ascii="Arial" w:eastAsia="Times New Roman" w:hAnsi="Arial" w:cs="Arial"/>
              <w:b/>
              <w:bCs/>
              <w:color w:val="333333"/>
              <w:sz w:val="36"/>
              <w:szCs w:val="36"/>
            </w:rPr>
          </w:rPrChange>
        </w:rPr>
        <w:pPrChange w:id="306" w:author="Madeeha Soomro (TF HO)" w:date="2026-03-18T13:36:00Z">
          <w:pPr>
            <w:spacing w:after="150" w:line="240" w:lineRule="auto"/>
            <w:outlineLvl w:val="2"/>
          </w:pPr>
        </w:pPrChange>
      </w:pPr>
    </w:p>
    <w:p w14:paraId="2A38336A" w14:textId="20FDB83C" w:rsidR="009B2633" w:rsidRPr="009B2633" w:rsidRDefault="00136D1E">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07" w:author="Madeeha Soomro (TF HO)" w:date="2026-03-18T13:36:00Z"/>
          <w:rFonts w:ascii="Times New Roman" w:hAnsi="Times New Roman" w:cs="Times New Roman"/>
          <w:color w:val="000000" w:themeColor="text1"/>
          <w:sz w:val="20"/>
          <w:szCs w:val="20"/>
          <w:rPrChange w:id="308" w:author="Madeeha Soomro (TF HO)" w:date="2026-03-18T13:36:00Z">
            <w:rPr>
              <w:ins w:id="309" w:author="Madeeha Soomro (TF HO)" w:date="2026-03-18T13:36:00Z"/>
              <w:rFonts w:ascii="Arial" w:eastAsia="Times New Roman" w:hAnsi="Arial" w:cs="Arial"/>
              <w:b/>
              <w:bCs/>
              <w:color w:val="333333"/>
              <w:sz w:val="36"/>
              <w:szCs w:val="36"/>
            </w:rPr>
          </w:rPrChange>
        </w:rPr>
        <w:pPrChange w:id="310" w:author="Madeeha Soomro (TF HO)" w:date="2026-03-18T13:36:00Z">
          <w:pPr>
            <w:spacing w:after="150" w:line="240" w:lineRule="auto"/>
            <w:outlineLvl w:val="2"/>
          </w:pPr>
        </w:pPrChange>
      </w:pPr>
      <w:proofErr w:type="gramStart"/>
      <w:ins w:id="311" w:author="Madeeha Soomro (TF HO)" w:date="2026-03-18T13:41:00Z">
        <w:r>
          <w:rPr>
            <w:rFonts w:ascii="Times New Roman" w:hAnsi="Times New Roman" w:cs="Times New Roman"/>
            <w:color w:val="000000" w:themeColor="text1"/>
            <w:sz w:val="20"/>
            <w:szCs w:val="20"/>
          </w:rPr>
          <w:t>4</w:t>
        </w:r>
      </w:ins>
      <w:ins w:id="312" w:author="Madeeha Soomro (TF HO)" w:date="2026-03-18T13:36:00Z">
        <w:r w:rsidR="009B2633" w:rsidRPr="009B2633">
          <w:rPr>
            <w:rFonts w:ascii="Times New Roman" w:hAnsi="Times New Roman" w:cs="Times New Roman"/>
            <w:color w:val="000000" w:themeColor="text1"/>
            <w:sz w:val="20"/>
            <w:szCs w:val="20"/>
            <w:rPrChange w:id="313" w:author="Madeeha Soomro (TF HO)" w:date="2026-03-18T13:36:00Z">
              <w:rPr>
                <w:rFonts w:ascii="Arial" w:eastAsia="Times New Roman" w:hAnsi="Arial" w:cs="Arial"/>
                <w:b/>
                <w:bCs/>
                <w:color w:val="333333"/>
                <w:sz w:val="36"/>
                <w:szCs w:val="36"/>
              </w:rPr>
            </w:rPrChange>
          </w:rPr>
          <w:t xml:space="preserve">.8 </w:t>
        </w:r>
        <w:r w:rsidR="009B2633" w:rsidRPr="009B2633">
          <w:rPr>
            <w:rFonts w:ascii="Times New Roman" w:hAnsi="Times New Roman" w:cs="Times New Roman"/>
            <w:color w:val="000000" w:themeColor="text1"/>
            <w:sz w:val="20"/>
            <w:szCs w:val="20"/>
            <w:rPrChange w:id="314" w:author="Madeeha Soomro (TF HO)" w:date="2026-03-18T13:36:00Z">
              <w:rPr>
                <w:rFonts w:ascii="Arial" w:eastAsia="Times New Roman" w:hAnsi="Arial" w:cs="Arial"/>
                <w:b/>
                <w:bCs/>
                <w:color w:val="333333"/>
                <w:sz w:val="36"/>
                <w:szCs w:val="36"/>
              </w:rPr>
            </w:rPrChange>
          </w:rPr>
          <w:tab/>
          <w:t>Very next</w:t>
        </w:r>
        <w:proofErr w:type="gramEnd"/>
        <w:r w:rsidR="009B2633" w:rsidRPr="009B2633">
          <w:rPr>
            <w:rFonts w:ascii="Times New Roman" w:hAnsi="Times New Roman" w:cs="Times New Roman"/>
            <w:color w:val="000000" w:themeColor="text1"/>
            <w:sz w:val="20"/>
            <w:szCs w:val="20"/>
            <w:rPrChange w:id="315" w:author="Madeeha Soomro (TF HO)" w:date="2026-03-18T13:36:00Z">
              <w:rPr>
                <w:rFonts w:ascii="Arial" w:eastAsia="Times New Roman" w:hAnsi="Arial" w:cs="Arial"/>
                <w:b/>
                <w:bCs/>
                <w:color w:val="333333"/>
                <w:sz w:val="36"/>
                <w:szCs w:val="36"/>
              </w:rPr>
            </w:rPrChange>
          </w:rPr>
          <w:t xml:space="preserve"> day in morning, </w:t>
        </w:r>
      </w:ins>
      <w:ins w:id="316" w:author="Madeeha Soomro (TF HO)" w:date="2026-03-18T13:43:00Z">
        <w:r>
          <w:rPr>
            <w:rFonts w:ascii="Times New Roman" w:hAnsi="Times New Roman" w:cs="Times New Roman"/>
            <w:color w:val="000000" w:themeColor="text1"/>
            <w:sz w:val="20"/>
            <w:szCs w:val="20"/>
          </w:rPr>
          <w:t>MMBL</w:t>
        </w:r>
      </w:ins>
      <w:ins w:id="317" w:author="Madeeha Soomro (TF HO)" w:date="2026-03-18T13:36:00Z">
        <w:r w:rsidR="009B2633" w:rsidRPr="009B2633">
          <w:rPr>
            <w:rFonts w:ascii="Times New Roman" w:hAnsi="Times New Roman" w:cs="Times New Roman"/>
            <w:color w:val="000000" w:themeColor="text1"/>
            <w:sz w:val="20"/>
            <w:szCs w:val="20"/>
            <w:rPrChange w:id="318" w:author="Madeeha Soomro (TF HO)" w:date="2026-03-18T13:36:00Z">
              <w:rPr>
                <w:rFonts w:ascii="Arial" w:eastAsia="Times New Roman" w:hAnsi="Arial" w:cs="Arial"/>
                <w:b/>
                <w:bCs/>
                <w:color w:val="333333"/>
                <w:sz w:val="36"/>
                <w:szCs w:val="36"/>
              </w:rPr>
            </w:rPrChange>
          </w:rPr>
          <w:t xml:space="preserve"> shall provide reports to SSGC as mutually agreed. </w:t>
        </w:r>
      </w:ins>
    </w:p>
    <w:p w14:paraId="49193662" w14:textId="7777777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19" w:author="Madeeha Soomro (TF HO)" w:date="2026-03-18T13:36:00Z"/>
          <w:rFonts w:ascii="Times New Roman" w:hAnsi="Times New Roman" w:cs="Times New Roman"/>
          <w:color w:val="000000" w:themeColor="text1"/>
          <w:sz w:val="20"/>
          <w:szCs w:val="20"/>
          <w:rPrChange w:id="320" w:author="Madeeha Soomro (TF HO)" w:date="2026-03-18T13:36:00Z">
            <w:rPr>
              <w:ins w:id="321" w:author="Madeeha Soomro (TF HO)" w:date="2026-03-18T13:36:00Z"/>
              <w:rFonts w:ascii="Arial" w:eastAsia="Times New Roman" w:hAnsi="Arial" w:cs="Arial"/>
              <w:b/>
              <w:bCs/>
              <w:color w:val="333333"/>
              <w:sz w:val="36"/>
              <w:szCs w:val="36"/>
            </w:rPr>
          </w:rPrChange>
        </w:rPr>
        <w:pPrChange w:id="322" w:author="Madeeha Soomro (TF HO)" w:date="2026-03-18T13:36:00Z">
          <w:pPr>
            <w:spacing w:after="150" w:line="240" w:lineRule="auto"/>
            <w:outlineLvl w:val="2"/>
          </w:pPr>
        </w:pPrChange>
      </w:pPr>
    </w:p>
    <w:p w14:paraId="67483560" w14:textId="58F5FAB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23" w:author="Madeeha Soomro (TF HO)" w:date="2026-03-18T13:36:00Z"/>
          <w:rFonts w:ascii="Times New Roman" w:hAnsi="Times New Roman" w:cs="Times New Roman"/>
          <w:color w:val="000000" w:themeColor="text1"/>
          <w:sz w:val="20"/>
          <w:szCs w:val="20"/>
          <w:rPrChange w:id="324" w:author="Madeeha Soomro (TF HO)" w:date="2026-03-18T13:36:00Z">
            <w:rPr>
              <w:ins w:id="325" w:author="Madeeha Soomro (TF HO)" w:date="2026-03-18T13:36:00Z"/>
              <w:rFonts w:ascii="Arial" w:eastAsia="Times New Roman" w:hAnsi="Arial" w:cs="Arial"/>
              <w:b/>
              <w:bCs/>
              <w:color w:val="333333"/>
              <w:sz w:val="36"/>
              <w:szCs w:val="36"/>
            </w:rPr>
          </w:rPrChange>
        </w:rPr>
        <w:pPrChange w:id="326" w:author="Madeeha Soomro (TF HO)" w:date="2026-03-18T13:36:00Z">
          <w:pPr>
            <w:spacing w:after="150" w:line="240" w:lineRule="auto"/>
            <w:outlineLvl w:val="2"/>
          </w:pPr>
        </w:pPrChange>
      </w:pPr>
      <w:ins w:id="327" w:author="Madeeha Soomro (TF HO)" w:date="2026-03-18T13:36:00Z">
        <w:r w:rsidRPr="009B2633">
          <w:rPr>
            <w:rFonts w:ascii="Times New Roman" w:hAnsi="Times New Roman" w:cs="Times New Roman"/>
            <w:color w:val="000000" w:themeColor="text1"/>
            <w:sz w:val="20"/>
            <w:szCs w:val="20"/>
            <w:rPrChange w:id="328" w:author="Madeeha Soomro (TF HO)" w:date="2026-03-18T13:36:00Z">
              <w:rPr>
                <w:rFonts w:ascii="Arial" w:eastAsia="Times New Roman" w:hAnsi="Arial" w:cs="Arial"/>
                <w:b/>
                <w:bCs/>
                <w:color w:val="333333"/>
                <w:sz w:val="36"/>
                <w:szCs w:val="36"/>
              </w:rPr>
            </w:rPrChange>
          </w:rPr>
          <w:t>I.</w:t>
        </w:r>
        <w:r w:rsidRPr="009B2633">
          <w:rPr>
            <w:rFonts w:ascii="Times New Roman" w:hAnsi="Times New Roman" w:cs="Times New Roman"/>
            <w:color w:val="000000" w:themeColor="text1"/>
            <w:sz w:val="20"/>
            <w:szCs w:val="20"/>
            <w:rPrChange w:id="329" w:author="Madeeha Soomro (TF HO)" w:date="2026-03-18T13:36:00Z">
              <w:rPr>
                <w:rFonts w:ascii="Arial" w:eastAsia="Times New Roman" w:hAnsi="Arial" w:cs="Arial"/>
                <w:b/>
                <w:bCs/>
                <w:color w:val="333333"/>
                <w:sz w:val="36"/>
                <w:szCs w:val="36"/>
              </w:rPr>
            </w:rPrChange>
          </w:rPr>
          <w:tab/>
        </w:r>
      </w:ins>
      <w:ins w:id="330" w:author="Madeeha Soomro (TF HO)" w:date="2026-03-18T13:43:00Z">
        <w:r w:rsidR="00136D1E">
          <w:rPr>
            <w:rFonts w:ascii="Times New Roman" w:hAnsi="Times New Roman" w:cs="Times New Roman"/>
            <w:color w:val="000000" w:themeColor="text1"/>
            <w:sz w:val="20"/>
            <w:szCs w:val="20"/>
          </w:rPr>
          <w:t>MMBL</w:t>
        </w:r>
      </w:ins>
      <w:ins w:id="331" w:author="Madeeha Soomro (TF HO)" w:date="2026-03-18T13:36:00Z">
        <w:r w:rsidRPr="009B2633">
          <w:rPr>
            <w:rFonts w:ascii="Times New Roman" w:hAnsi="Times New Roman" w:cs="Times New Roman"/>
            <w:color w:val="000000" w:themeColor="text1"/>
            <w:sz w:val="20"/>
            <w:szCs w:val="20"/>
            <w:rPrChange w:id="332" w:author="Madeeha Soomro (TF HO)" w:date="2026-03-18T13:36:00Z">
              <w:rPr>
                <w:rFonts w:ascii="Arial" w:eastAsia="Times New Roman" w:hAnsi="Arial" w:cs="Arial"/>
                <w:b/>
                <w:bCs/>
                <w:color w:val="333333"/>
                <w:sz w:val="36"/>
                <w:szCs w:val="36"/>
              </w:rPr>
            </w:rPrChange>
          </w:rPr>
          <w:t xml:space="preserve"> shall provide to SSGC electronically a scroll of all bill payments received through </w:t>
        </w:r>
      </w:ins>
      <w:ins w:id="333" w:author="Madeeha Soomro (TF HO)" w:date="2026-03-18T13:43:00Z">
        <w:r w:rsidR="00136D1E">
          <w:rPr>
            <w:rFonts w:ascii="Times New Roman" w:hAnsi="Times New Roman" w:cs="Times New Roman"/>
            <w:color w:val="000000" w:themeColor="text1"/>
            <w:sz w:val="20"/>
            <w:szCs w:val="20"/>
          </w:rPr>
          <w:t>JAZZ QR</w:t>
        </w:r>
        <w:r w:rsidR="00136D1E" w:rsidRPr="00136D1E">
          <w:rPr>
            <w:rFonts w:ascii="Times New Roman" w:hAnsi="Times New Roman" w:cs="Times New Roman"/>
            <w:color w:val="000000" w:themeColor="text1"/>
            <w:sz w:val="20"/>
            <w:szCs w:val="20"/>
          </w:rPr>
          <w:t xml:space="preserve"> </w:t>
        </w:r>
      </w:ins>
      <w:ins w:id="334" w:author="Madeeha Soomro (TF HO)" w:date="2026-03-18T13:36:00Z">
        <w:r w:rsidRPr="009B2633">
          <w:rPr>
            <w:rFonts w:ascii="Times New Roman" w:hAnsi="Times New Roman" w:cs="Times New Roman"/>
            <w:color w:val="000000" w:themeColor="text1"/>
            <w:sz w:val="20"/>
            <w:szCs w:val="20"/>
            <w:rPrChange w:id="335" w:author="Madeeha Soomro (TF HO)" w:date="2026-03-18T13:36:00Z">
              <w:rPr>
                <w:rFonts w:ascii="Arial" w:eastAsia="Times New Roman" w:hAnsi="Arial" w:cs="Arial"/>
                <w:b/>
                <w:bCs/>
                <w:color w:val="333333"/>
                <w:sz w:val="36"/>
                <w:szCs w:val="36"/>
              </w:rPr>
            </w:rPrChange>
          </w:rPr>
          <w:t xml:space="preserve">during the entire working day up </w:t>
        </w:r>
        <w:proofErr w:type="gramStart"/>
        <w:r w:rsidRPr="009B2633">
          <w:rPr>
            <w:rFonts w:ascii="Times New Roman" w:hAnsi="Times New Roman" w:cs="Times New Roman"/>
            <w:color w:val="000000" w:themeColor="text1"/>
            <w:sz w:val="20"/>
            <w:szCs w:val="20"/>
            <w:rPrChange w:id="336" w:author="Madeeha Soomro (TF HO)" w:date="2026-03-18T13:36:00Z">
              <w:rPr>
                <w:rFonts w:ascii="Arial" w:eastAsia="Times New Roman" w:hAnsi="Arial" w:cs="Arial"/>
                <w:b/>
                <w:bCs/>
                <w:color w:val="333333"/>
                <w:sz w:val="36"/>
                <w:szCs w:val="36"/>
              </w:rPr>
            </w:rPrChange>
          </w:rPr>
          <w:t>till</w:t>
        </w:r>
        <w:proofErr w:type="gramEnd"/>
        <w:r w:rsidRPr="009B2633">
          <w:rPr>
            <w:rFonts w:ascii="Times New Roman" w:hAnsi="Times New Roman" w:cs="Times New Roman"/>
            <w:color w:val="000000" w:themeColor="text1"/>
            <w:sz w:val="20"/>
            <w:szCs w:val="20"/>
            <w:rPrChange w:id="337" w:author="Madeeha Soomro (TF HO)" w:date="2026-03-18T13:36:00Z">
              <w:rPr>
                <w:rFonts w:ascii="Arial" w:eastAsia="Times New Roman" w:hAnsi="Arial" w:cs="Arial"/>
                <w:b/>
                <w:bCs/>
                <w:color w:val="333333"/>
                <w:sz w:val="36"/>
                <w:szCs w:val="36"/>
              </w:rPr>
            </w:rPrChange>
          </w:rPr>
          <w:t xml:space="preserve"> 12:00 am in the agreed format (txt. And pdf/excel file) and contain all such information as per SSGC bill file structure; </w:t>
        </w:r>
      </w:ins>
    </w:p>
    <w:p w14:paraId="583493AB" w14:textId="2ED855D7"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38" w:author="Madeeha Soomro (TF HO)" w:date="2026-03-18T13:36:00Z"/>
          <w:rFonts w:ascii="Times New Roman" w:hAnsi="Times New Roman" w:cs="Times New Roman"/>
          <w:color w:val="000000" w:themeColor="text1"/>
          <w:sz w:val="20"/>
          <w:szCs w:val="20"/>
          <w:rPrChange w:id="339" w:author="Madeeha Soomro (TF HO)" w:date="2026-03-18T13:36:00Z">
            <w:rPr>
              <w:ins w:id="340" w:author="Madeeha Soomro (TF HO)" w:date="2026-03-18T13:36:00Z"/>
              <w:rFonts w:ascii="Arial" w:eastAsia="Times New Roman" w:hAnsi="Arial" w:cs="Arial"/>
              <w:b/>
              <w:bCs/>
              <w:color w:val="333333"/>
              <w:sz w:val="36"/>
              <w:szCs w:val="36"/>
            </w:rPr>
          </w:rPrChange>
        </w:rPr>
        <w:pPrChange w:id="341" w:author="Madeeha Soomro (TF HO)" w:date="2026-03-18T13:36:00Z">
          <w:pPr>
            <w:spacing w:after="150" w:line="240" w:lineRule="auto"/>
            <w:outlineLvl w:val="2"/>
          </w:pPr>
        </w:pPrChange>
      </w:pPr>
      <w:ins w:id="342" w:author="Madeeha Soomro (TF HO)" w:date="2026-03-18T13:36:00Z">
        <w:r w:rsidRPr="009B2633">
          <w:rPr>
            <w:rFonts w:ascii="Times New Roman" w:hAnsi="Times New Roman" w:cs="Times New Roman"/>
            <w:color w:val="000000" w:themeColor="text1"/>
            <w:sz w:val="20"/>
            <w:szCs w:val="20"/>
            <w:rPrChange w:id="343" w:author="Madeeha Soomro (TF HO)" w:date="2026-03-18T13:36:00Z">
              <w:rPr>
                <w:rFonts w:ascii="Arial" w:eastAsia="Times New Roman" w:hAnsi="Arial" w:cs="Arial"/>
                <w:b/>
                <w:bCs/>
                <w:color w:val="333333"/>
                <w:sz w:val="36"/>
                <w:szCs w:val="36"/>
              </w:rPr>
            </w:rPrChange>
          </w:rPr>
          <w:t>II.</w:t>
        </w:r>
        <w:r w:rsidRPr="009B2633">
          <w:rPr>
            <w:rFonts w:ascii="Times New Roman" w:hAnsi="Times New Roman" w:cs="Times New Roman"/>
            <w:color w:val="000000" w:themeColor="text1"/>
            <w:sz w:val="20"/>
            <w:szCs w:val="20"/>
            <w:rPrChange w:id="344" w:author="Madeeha Soomro (TF HO)" w:date="2026-03-18T13:36:00Z">
              <w:rPr>
                <w:rFonts w:ascii="Arial" w:eastAsia="Times New Roman" w:hAnsi="Arial" w:cs="Arial"/>
                <w:b/>
                <w:bCs/>
                <w:color w:val="333333"/>
                <w:sz w:val="36"/>
                <w:szCs w:val="36"/>
              </w:rPr>
            </w:rPrChange>
          </w:rPr>
          <w:tab/>
        </w:r>
      </w:ins>
      <w:ins w:id="345" w:author="Madeeha Soomro (TF HO)" w:date="2026-03-18T13:43:00Z">
        <w:r w:rsidR="00136D1E">
          <w:rPr>
            <w:rFonts w:ascii="Times New Roman" w:hAnsi="Times New Roman" w:cs="Times New Roman"/>
            <w:color w:val="000000" w:themeColor="text1"/>
            <w:sz w:val="20"/>
            <w:szCs w:val="20"/>
          </w:rPr>
          <w:t>MMBL</w:t>
        </w:r>
      </w:ins>
      <w:ins w:id="346" w:author="Madeeha Soomro (TF HO)" w:date="2026-03-18T13:36:00Z">
        <w:r w:rsidRPr="009B2633">
          <w:rPr>
            <w:rFonts w:ascii="Times New Roman" w:hAnsi="Times New Roman" w:cs="Times New Roman"/>
            <w:color w:val="000000" w:themeColor="text1"/>
            <w:sz w:val="20"/>
            <w:szCs w:val="20"/>
            <w:rPrChange w:id="347" w:author="Madeeha Soomro (TF HO)" w:date="2026-03-18T13:36:00Z">
              <w:rPr>
                <w:rFonts w:ascii="Arial" w:eastAsia="Times New Roman" w:hAnsi="Arial" w:cs="Arial"/>
                <w:b/>
                <w:bCs/>
                <w:color w:val="333333"/>
                <w:sz w:val="36"/>
                <w:szCs w:val="36"/>
              </w:rPr>
            </w:rPrChange>
          </w:rPr>
          <w:t xml:space="preserve"> shall upload a payment file on daily basis, in a defined format, at </w:t>
        </w:r>
      </w:ins>
      <w:ins w:id="348" w:author="Madeeha Soomro (TF HO)" w:date="2026-03-18T13:43:00Z">
        <w:r w:rsidR="00136D1E">
          <w:rPr>
            <w:rFonts w:ascii="Times New Roman" w:hAnsi="Times New Roman" w:cs="Times New Roman"/>
            <w:color w:val="000000" w:themeColor="text1"/>
            <w:sz w:val="20"/>
            <w:szCs w:val="20"/>
          </w:rPr>
          <w:t>MMBL</w:t>
        </w:r>
      </w:ins>
      <w:ins w:id="349" w:author="Madeeha Soomro (TF HO)" w:date="2026-03-18T13:36:00Z">
        <w:r w:rsidRPr="009B2633">
          <w:rPr>
            <w:rFonts w:ascii="Times New Roman" w:hAnsi="Times New Roman" w:cs="Times New Roman"/>
            <w:color w:val="000000" w:themeColor="text1"/>
            <w:sz w:val="20"/>
            <w:szCs w:val="20"/>
            <w:rPrChange w:id="350" w:author="Madeeha Soomro (TF HO)" w:date="2026-03-18T13:36:00Z">
              <w:rPr>
                <w:rFonts w:ascii="Arial" w:eastAsia="Times New Roman" w:hAnsi="Arial" w:cs="Arial"/>
                <w:b/>
                <w:bCs/>
                <w:color w:val="333333"/>
                <w:sz w:val="36"/>
                <w:szCs w:val="36"/>
              </w:rPr>
            </w:rPrChange>
          </w:rPr>
          <w:t>’s dedicated SFTP folder at SSGC Server.</w:t>
        </w:r>
      </w:ins>
    </w:p>
    <w:p w14:paraId="7411E142" w14:textId="07BF4D10"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51" w:author="Madeeha Soomro (TF HO)" w:date="2026-03-18T13:36:00Z"/>
          <w:rFonts w:ascii="Times New Roman" w:hAnsi="Times New Roman" w:cs="Times New Roman"/>
          <w:color w:val="000000" w:themeColor="text1"/>
          <w:sz w:val="20"/>
          <w:szCs w:val="20"/>
          <w:rPrChange w:id="352" w:author="Madeeha Soomro (TF HO)" w:date="2026-03-18T13:36:00Z">
            <w:rPr>
              <w:ins w:id="353" w:author="Madeeha Soomro (TF HO)" w:date="2026-03-18T13:36:00Z"/>
              <w:rFonts w:ascii="Arial" w:eastAsia="Times New Roman" w:hAnsi="Arial" w:cs="Arial"/>
              <w:b/>
              <w:bCs/>
              <w:color w:val="333333"/>
              <w:sz w:val="36"/>
              <w:szCs w:val="36"/>
            </w:rPr>
          </w:rPrChange>
        </w:rPr>
        <w:pPrChange w:id="354" w:author="Madeeha Soomro (TF HO)" w:date="2026-03-18T13:36:00Z">
          <w:pPr>
            <w:spacing w:after="150" w:line="240" w:lineRule="auto"/>
            <w:outlineLvl w:val="2"/>
          </w:pPr>
        </w:pPrChange>
      </w:pPr>
      <w:ins w:id="355" w:author="Madeeha Soomro (TF HO)" w:date="2026-03-18T13:36:00Z">
        <w:r w:rsidRPr="009B2633">
          <w:rPr>
            <w:rFonts w:ascii="Times New Roman" w:hAnsi="Times New Roman" w:cs="Times New Roman"/>
            <w:color w:val="000000" w:themeColor="text1"/>
            <w:sz w:val="20"/>
            <w:szCs w:val="20"/>
            <w:rPrChange w:id="356" w:author="Madeeha Soomro (TF HO)" w:date="2026-03-18T13:36:00Z">
              <w:rPr>
                <w:rFonts w:ascii="Arial" w:eastAsia="Times New Roman" w:hAnsi="Arial" w:cs="Arial"/>
                <w:b/>
                <w:bCs/>
                <w:color w:val="333333"/>
                <w:sz w:val="36"/>
                <w:szCs w:val="36"/>
              </w:rPr>
            </w:rPrChange>
          </w:rPr>
          <w:t>III.</w:t>
        </w:r>
        <w:r w:rsidRPr="009B2633">
          <w:rPr>
            <w:rFonts w:ascii="Times New Roman" w:hAnsi="Times New Roman" w:cs="Times New Roman"/>
            <w:color w:val="000000" w:themeColor="text1"/>
            <w:sz w:val="20"/>
            <w:szCs w:val="20"/>
            <w:rPrChange w:id="357" w:author="Madeeha Soomro (TF HO)" w:date="2026-03-18T13:36:00Z">
              <w:rPr>
                <w:rFonts w:ascii="Arial" w:eastAsia="Times New Roman" w:hAnsi="Arial" w:cs="Arial"/>
                <w:b/>
                <w:bCs/>
                <w:color w:val="333333"/>
                <w:sz w:val="36"/>
                <w:szCs w:val="36"/>
              </w:rPr>
            </w:rPrChange>
          </w:rPr>
          <w:tab/>
          <w:t xml:space="preserve">SSGC shall provide password protected SFTP access to </w:t>
        </w:r>
      </w:ins>
      <w:ins w:id="358" w:author="Madeeha Soomro (TF HO)" w:date="2026-03-18T13:43:00Z">
        <w:r w:rsidR="00136D1E">
          <w:rPr>
            <w:rFonts w:ascii="Times New Roman" w:hAnsi="Times New Roman" w:cs="Times New Roman"/>
            <w:color w:val="000000" w:themeColor="text1"/>
            <w:sz w:val="20"/>
            <w:szCs w:val="20"/>
          </w:rPr>
          <w:t>MMBL</w:t>
        </w:r>
      </w:ins>
      <w:ins w:id="359" w:author="Madeeha Soomro (TF HO)" w:date="2026-03-18T13:36:00Z">
        <w:r w:rsidRPr="009B2633">
          <w:rPr>
            <w:rFonts w:ascii="Times New Roman" w:hAnsi="Times New Roman" w:cs="Times New Roman"/>
            <w:color w:val="000000" w:themeColor="text1"/>
            <w:sz w:val="20"/>
            <w:szCs w:val="20"/>
            <w:rPrChange w:id="360" w:author="Madeeha Soomro (TF HO)" w:date="2026-03-18T13:36:00Z">
              <w:rPr>
                <w:rFonts w:ascii="Arial" w:eastAsia="Times New Roman" w:hAnsi="Arial" w:cs="Arial"/>
                <w:b/>
                <w:bCs/>
                <w:color w:val="333333"/>
                <w:sz w:val="36"/>
                <w:szCs w:val="36"/>
              </w:rPr>
            </w:rPrChange>
          </w:rPr>
          <w:t xml:space="preserve"> for uploading payment file.</w:t>
        </w:r>
      </w:ins>
    </w:p>
    <w:p w14:paraId="6CFB8E85" w14:textId="41245BA6"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61" w:author="Madeeha Soomro (TF HO)" w:date="2026-03-18T13:36:00Z"/>
          <w:rFonts w:ascii="Times New Roman" w:hAnsi="Times New Roman" w:cs="Times New Roman"/>
          <w:color w:val="000000" w:themeColor="text1"/>
          <w:sz w:val="20"/>
          <w:szCs w:val="20"/>
          <w:rPrChange w:id="362" w:author="Madeeha Soomro (TF HO)" w:date="2026-03-18T13:36:00Z">
            <w:rPr>
              <w:ins w:id="363" w:author="Madeeha Soomro (TF HO)" w:date="2026-03-18T13:36:00Z"/>
              <w:rFonts w:ascii="Arial" w:eastAsia="Times New Roman" w:hAnsi="Arial" w:cs="Arial"/>
              <w:b/>
              <w:bCs/>
              <w:color w:val="333333"/>
              <w:sz w:val="36"/>
              <w:szCs w:val="36"/>
            </w:rPr>
          </w:rPrChange>
        </w:rPr>
        <w:pPrChange w:id="364" w:author="Madeeha Soomro (TF HO)" w:date="2026-03-18T13:36:00Z">
          <w:pPr>
            <w:spacing w:after="150" w:line="240" w:lineRule="auto"/>
            <w:outlineLvl w:val="2"/>
          </w:pPr>
        </w:pPrChange>
      </w:pPr>
      <w:ins w:id="365" w:author="Madeeha Soomro (TF HO)" w:date="2026-03-18T13:36:00Z">
        <w:r w:rsidRPr="009B2633">
          <w:rPr>
            <w:rFonts w:ascii="Times New Roman" w:hAnsi="Times New Roman" w:cs="Times New Roman"/>
            <w:color w:val="000000" w:themeColor="text1"/>
            <w:sz w:val="20"/>
            <w:szCs w:val="20"/>
            <w:rPrChange w:id="366" w:author="Madeeha Soomro (TF HO)" w:date="2026-03-18T13:36:00Z">
              <w:rPr>
                <w:rFonts w:ascii="Arial" w:eastAsia="Times New Roman" w:hAnsi="Arial" w:cs="Arial"/>
                <w:b/>
                <w:bCs/>
                <w:color w:val="333333"/>
                <w:sz w:val="36"/>
                <w:szCs w:val="36"/>
              </w:rPr>
            </w:rPrChange>
          </w:rPr>
          <w:t>IV.</w:t>
        </w:r>
        <w:r w:rsidRPr="009B2633">
          <w:rPr>
            <w:rFonts w:ascii="Times New Roman" w:hAnsi="Times New Roman" w:cs="Times New Roman"/>
            <w:color w:val="000000" w:themeColor="text1"/>
            <w:sz w:val="20"/>
            <w:szCs w:val="20"/>
            <w:rPrChange w:id="367" w:author="Madeeha Soomro (TF HO)" w:date="2026-03-18T13:36:00Z">
              <w:rPr>
                <w:rFonts w:ascii="Arial" w:eastAsia="Times New Roman" w:hAnsi="Arial" w:cs="Arial"/>
                <w:b/>
                <w:bCs/>
                <w:color w:val="333333"/>
                <w:sz w:val="36"/>
                <w:szCs w:val="36"/>
              </w:rPr>
            </w:rPrChange>
          </w:rPr>
          <w:tab/>
          <w:t xml:space="preserve">SSGC and </w:t>
        </w:r>
      </w:ins>
      <w:ins w:id="368" w:author="Madeeha Soomro (TF HO)" w:date="2026-03-18T13:44:00Z">
        <w:r w:rsidR="00136D1E">
          <w:rPr>
            <w:rFonts w:ascii="Times New Roman" w:hAnsi="Times New Roman" w:cs="Times New Roman"/>
            <w:color w:val="000000" w:themeColor="text1"/>
            <w:sz w:val="20"/>
            <w:szCs w:val="20"/>
          </w:rPr>
          <w:t>MMBL</w:t>
        </w:r>
      </w:ins>
      <w:ins w:id="369" w:author="Madeeha Soomro (TF HO)" w:date="2026-03-18T13:36:00Z">
        <w:r w:rsidRPr="009B2633">
          <w:rPr>
            <w:rFonts w:ascii="Times New Roman" w:hAnsi="Times New Roman" w:cs="Times New Roman"/>
            <w:color w:val="000000" w:themeColor="text1"/>
            <w:sz w:val="20"/>
            <w:szCs w:val="20"/>
            <w:rPrChange w:id="370" w:author="Madeeha Soomro (TF HO)" w:date="2026-03-18T13:36:00Z">
              <w:rPr>
                <w:rFonts w:ascii="Arial" w:eastAsia="Times New Roman" w:hAnsi="Arial" w:cs="Arial"/>
                <w:b/>
                <w:bCs/>
                <w:color w:val="333333"/>
                <w:sz w:val="36"/>
                <w:szCs w:val="36"/>
              </w:rPr>
            </w:rPrChange>
          </w:rPr>
          <w:t xml:space="preserve"> will designate their respective focal points to ensure smooth operations and timely resolution of queries in respect of collection of bills, reconciliation and transfer of funds.</w:t>
        </w:r>
        <w:r w:rsidRPr="009B2633">
          <w:rPr>
            <w:rFonts w:ascii="Times New Roman" w:hAnsi="Times New Roman" w:cs="Times New Roman"/>
            <w:color w:val="000000" w:themeColor="text1"/>
            <w:sz w:val="20"/>
            <w:szCs w:val="20"/>
            <w:rPrChange w:id="371" w:author="Madeeha Soomro (TF HO)" w:date="2026-03-18T13:36:00Z">
              <w:rPr>
                <w:rFonts w:ascii="Arial" w:eastAsia="Times New Roman" w:hAnsi="Arial" w:cs="Arial"/>
                <w:b/>
                <w:bCs/>
                <w:color w:val="333333"/>
                <w:sz w:val="36"/>
                <w:szCs w:val="36"/>
              </w:rPr>
            </w:rPrChange>
          </w:rPr>
          <w:tab/>
        </w:r>
      </w:ins>
    </w:p>
    <w:p w14:paraId="099773BD" w14:textId="4575794B" w:rsidR="009B2633" w:rsidRPr="009B2633" w:rsidRDefault="009B2633">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72" w:author="Madeeha Soomro (TF HO)" w:date="2026-03-18T13:36:00Z"/>
          <w:rFonts w:ascii="Times New Roman" w:hAnsi="Times New Roman" w:cs="Times New Roman"/>
          <w:color w:val="000000" w:themeColor="text1"/>
          <w:sz w:val="20"/>
          <w:szCs w:val="20"/>
          <w:rPrChange w:id="373" w:author="Madeeha Soomro (TF HO)" w:date="2026-03-18T13:36:00Z">
            <w:rPr>
              <w:ins w:id="374" w:author="Madeeha Soomro (TF HO)" w:date="2026-03-18T13:36:00Z"/>
              <w:rFonts w:ascii="Arial" w:eastAsia="Times New Roman" w:hAnsi="Arial" w:cs="Arial"/>
              <w:b/>
              <w:bCs/>
              <w:color w:val="333333"/>
              <w:sz w:val="36"/>
              <w:szCs w:val="36"/>
            </w:rPr>
          </w:rPrChange>
        </w:rPr>
        <w:pPrChange w:id="375" w:author="Madeeha Soomro (TF HO)" w:date="2026-03-18T13:36:00Z">
          <w:pPr>
            <w:spacing w:after="150" w:line="240" w:lineRule="auto"/>
            <w:outlineLvl w:val="2"/>
          </w:pPr>
        </w:pPrChange>
      </w:pPr>
      <w:ins w:id="376" w:author="Madeeha Soomro (TF HO)" w:date="2026-03-18T13:36:00Z">
        <w:r w:rsidRPr="009B2633">
          <w:rPr>
            <w:rFonts w:ascii="Times New Roman" w:hAnsi="Times New Roman" w:cs="Times New Roman"/>
            <w:color w:val="000000" w:themeColor="text1"/>
            <w:sz w:val="20"/>
            <w:szCs w:val="20"/>
            <w:rPrChange w:id="377" w:author="Madeeha Soomro (TF HO)" w:date="2026-03-18T13:36:00Z">
              <w:rPr>
                <w:rFonts w:ascii="Arial" w:eastAsia="Times New Roman" w:hAnsi="Arial" w:cs="Arial"/>
                <w:b/>
                <w:bCs/>
                <w:color w:val="333333"/>
                <w:sz w:val="36"/>
                <w:szCs w:val="36"/>
              </w:rPr>
            </w:rPrChange>
          </w:rPr>
          <w:t>V.</w:t>
        </w:r>
        <w:r w:rsidRPr="009B2633">
          <w:rPr>
            <w:rFonts w:ascii="Times New Roman" w:hAnsi="Times New Roman" w:cs="Times New Roman"/>
            <w:color w:val="000000" w:themeColor="text1"/>
            <w:sz w:val="20"/>
            <w:szCs w:val="20"/>
            <w:rPrChange w:id="378" w:author="Madeeha Soomro (TF HO)" w:date="2026-03-18T13:36:00Z">
              <w:rPr>
                <w:rFonts w:ascii="Arial" w:eastAsia="Times New Roman" w:hAnsi="Arial" w:cs="Arial"/>
                <w:b/>
                <w:bCs/>
                <w:color w:val="333333"/>
                <w:sz w:val="36"/>
                <w:szCs w:val="36"/>
              </w:rPr>
            </w:rPrChange>
          </w:rPr>
          <w:tab/>
          <w:t xml:space="preserve">SSGC will also use the Web Interface provided by </w:t>
        </w:r>
      </w:ins>
      <w:ins w:id="379" w:author="Madeeha Soomro (TF HO)" w:date="2026-03-18T13:44:00Z">
        <w:r w:rsidR="00136D1E">
          <w:rPr>
            <w:rFonts w:ascii="Times New Roman" w:hAnsi="Times New Roman" w:cs="Times New Roman"/>
            <w:color w:val="000000" w:themeColor="text1"/>
            <w:sz w:val="20"/>
            <w:szCs w:val="20"/>
          </w:rPr>
          <w:t>MMBL</w:t>
        </w:r>
      </w:ins>
      <w:ins w:id="380" w:author="Madeeha Soomro (TF HO)" w:date="2026-03-18T13:36:00Z">
        <w:r w:rsidRPr="009B2633">
          <w:rPr>
            <w:rFonts w:ascii="Times New Roman" w:hAnsi="Times New Roman" w:cs="Times New Roman"/>
            <w:color w:val="000000" w:themeColor="text1"/>
            <w:sz w:val="20"/>
            <w:szCs w:val="20"/>
            <w:rPrChange w:id="381" w:author="Madeeha Soomro (TF HO)" w:date="2026-03-18T13:36:00Z">
              <w:rPr>
                <w:rFonts w:ascii="Arial" w:eastAsia="Times New Roman" w:hAnsi="Arial" w:cs="Arial"/>
                <w:b/>
                <w:bCs/>
                <w:color w:val="333333"/>
                <w:sz w:val="36"/>
                <w:szCs w:val="36"/>
              </w:rPr>
            </w:rPrChange>
          </w:rPr>
          <w:t xml:space="preserve"> to monitor and verify the receipt of Customer Payments.  </w:t>
        </w:r>
      </w:ins>
    </w:p>
    <w:p w14:paraId="7FF42439" w14:textId="3627CDAF" w:rsidR="0001797B" w:rsidRPr="009B2633" w:rsidRDefault="0001797B">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82" w:author="Madeeha Soomro (TF HO)" w:date="2026-03-17T15:06:00Z"/>
          <w:rFonts w:ascii="Times New Roman" w:hAnsi="Times New Roman" w:cs="Times New Roman"/>
          <w:color w:val="000000" w:themeColor="text1"/>
          <w:sz w:val="20"/>
          <w:szCs w:val="20"/>
          <w:rPrChange w:id="383" w:author="Madeeha Soomro (TF HO)" w:date="2026-03-18T13:36:00Z">
            <w:rPr>
              <w:ins w:id="384" w:author="Madeeha Soomro (TF HO)" w:date="2026-03-17T15:06:00Z"/>
              <w:rFonts w:ascii="Times New Roman" w:eastAsia="Times New Roman" w:hAnsi="Times New Roman" w:cs="Times New Roman"/>
              <w:sz w:val="24"/>
              <w:szCs w:val="24"/>
            </w:rPr>
          </w:rPrChange>
        </w:rPr>
        <w:pPrChange w:id="385" w:author="Madeeha Soomro (TF HO)" w:date="2026-03-18T13:36:00Z">
          <w:pPr>
            <w:spacing w:after="150" w:line="240" w:lineRule="auto"/>
            <w:outlineLvl w:val="2"/>
          </w:pPr>
        </w:pPrChange>
      </w:pPr>
    </w:p>
    <w:p w14:paraId="6B9B4557" w14:textId="77777777" w:rsidR="0001797B" w:rsidRPr="009B2633" w:rsidRDefault="0001797B">
      <w:pPr>
        <w:pStyle w:val="ListParagraph"/>
        <w:pBdr>
          <w:top w:val="none" w:sz="0" w:space="0" w:color="auto"/>
          <w:left w:val="none" w:sz="0" w:space="0" w:color="auto"/>
          <w:bottom w:val="none" w:sz="0" w:space="0" w:color="auto"/>
          <w:right w:val="none" w:sz="0" w:space="0" w:color="auto"/>
          <w:between w:val="none" w:sz="0" w:space="0" w:color="auto"/>
          <w:bar w:val="none" w:sz="0" w:color="auto"/>
        </w:pBdr>
        <w:tabs>
          <w:tab w:val="left" w:pos="-180"/>
        </w:tabs>
        <w:ind w:hanging="180"/>
        <w:jc w:val="both"/>
        <w:rPr>
          <w:ins w:id="386" w:author="Madeeha Soomro (TF HO)" w:date="2026-03-17T15:05:00Z"/>
          <w:rFonts w:ascii="Times New Roman" w:hAnsi="Times New Roman" w:cs="Times New Roman"/>
          <w:color w:val="000000" w:themeColor="text1"/>
          <w:sz w:val="20"/>
          <w:szCs w:val="20"/>
          <w:rPrChange w:id="387" w:author="Madeeha Soomro (TF HO)" w:date="2026-03-18T13:36:00Z">
            <w:rPr>
              <w:ins w:id="388" w:author="Madeeha Soomro (TF HO)" w:date="2026-03-17T15:05:00Z"/>
              <w:rFonts w:ascii="Arial" w:eastAsia="Times New Roman" w:hAnsi="Arial" w:cs="Arial"/>
              <w:color w:val="333333"/>
              <w:sz w:val="21"/>
              <w:szCs w:val="21"/>
            </w:rPr>
          </w:rPrChange>
        </w:rPr>
        <w:pPrChange w:id="389" w:author="Madeeha Soomro (TF HO)" w:date="2026-03-18T13:36:00Z">
          <w:pPr>
            <w:spacing w:after="0" w:line="240" w:lineRule="auto"/>
          </w:pPr>
        </w:pPrChange>
      </w:pPr>
    </w:p>
    <w:p w14:paraId="50B0F3BB" w14:textId="77777777" w:rsidR="00252A1C" w:rsidRPr="00D151B1" w:rsidRDefault="00252A1C" w:rsidP="004418D2">
      <w:pPr>
        <w:tabs>
          <w:tab w:val="left" w:pos="-180"/>
        </w:tabs>
        <w:jc w:val="both"/>
        <w:rPr>
          <w:rFonts w:ascii="Times New Roman" w:hAnsi="Times New Roman" w:cs="Times New Roman"/>
          <w:color w:val="000000" w:themeColor="text1"/>
          <w:sz w:val="20"/>
          <w:szCs w:val="20"/>
        </w:rPr>
      </w:pPr>
    </w:p>
    <w:p w14:paraId="094137E7" w14:textId="662440EC" w:rsidR="00090BB0" w:rsidRPr="00EF73B2" w:rsidRDefault="00312206" w:rsidP="004418D2">
      <w:pPr>
        <w:pStyle w:val="ListParagraph"/>
        <w:numPr>
          <w:ilvl w:val="0"/>
          <w:numId w:val="5"/>
        </w:numPr>
        <w:ind w:left="450" w:hanging="450"/>
        <w:jc w:val="both"/>
        <w:rPr>
          <w:rFonts w:ascii="Times New Roman" w:hAnsi="Times New Roman" w:cs="Times New Roman"/>
          <w:color w:val="000000" w:themeColor="text1"/>
          <w:sz w:val="20"/>
          <w:szCs w:val="20"/>
        </w:rPr>
      </w:pPr>
      <w:r w:rsidRPr="00EF73B2">
        <w:rPr>
          <w:rFonts w:ascii="Times New Roman" w:hAnsi="Times New Roman" w:cs="Times New Roman"/>
          <w:b/>
          <w:color w:val="000000" w:themeColor="text1"/>
          <w:sz w:val="20"/>
          <w:szCs w:val="20"/>
        </w:rPr>
        <w:t>COMPLIANCE WITH LAWS</w:t>
      </w:r>
    </w:p>
    <w:p w14:paraId="260A50AB" w14:textId="33C8C921" w:rsidR="00CF66E1" w:rsidRDefault="00214AF5" w:rsidP="004418D2">
      <w:pPr>
        <w:pStyle w:val="ListParagraph"/>
        <w:numPr>
          <w:ilvl w:val="0"/>
          <w:numId w:val="9"/>
        </w:numPr>
        <w:ind w:left="450" w:hanging="450"/>
        <w:jc w:val="both"/>
        <w:rPr>
          <w:rFonts w:ascii="Times New Roman" w:hAnsi="Times New Roman" w:cs="Times New Roman"/>
          <w:color w:val="000000" w:themeColor="text1"/>
          <w:sz w:val="20"/>
          <w:szCs w:val="20"/>
        </w:rPr>
      </w:pPr>
      <w:del w:id="390" w:author="Madeeha Soomro (TF HO)" w:date="2026-03-17T15:06:00Z">
        <w:r w:rsidDel="0001797B">
          <w:rPr>
            <w:rFonts w:ascii="Times New Roman" w:hAnsi="Times New Roman" w:cs="Times New Roman"/>
            <w:color w:val="000000" w:themeColor="text1"/>
            <w:sz w:val="20"/>
            <w:szCs w:val="20"/>
          </w:rPr>
          <w:delText>SSGC</w:delText>
        </w:r>
        <w:r w:rsidR="00DF3999" w:rsidRPr="003C6D07" w:rsidDel="0001797B">
          <w:rPr>
            <w:rFonts w:ascii="Times New Roman" w:hAnsi="Times New Roman" w:cs="Times New Roman"/>
            <w:color w:val="000000" w:themeColor="text1"/>
            <w:sz w:val="20"/>
            <w:szCs w:val="20"/>
          </w:rPr>
          <w:delText xml:space="preserve"> </w:delText>
        </w:r>
      </w:del>
      <w:proofErr w:type="gramStart"/>
      <w:ins w:id="391" w:author="Madeeha Soomro (TF HO)" w:date="2026-03-17T15:06:00Z">
        <w:r w:rsidR="0001797B">
          <w:rPr>
            <w:rFonts w:ascii="Times New Roman" w:hAnsi="Times New Roman" w:cs="Times New Roman"/>
            <w:color w:val="000000" w:themeColor="text1"/>
            <w:sz w:val="20"/>
            <w:szCs w:val="20"/>
          </w:rPr>
          <w:t xml:space="preserve">Both the parties </w:t>
        </w:r>
      </w:ins>
      <w:r w:rsidR="00DF3999" w:rsidRPr="003C6D07">
        <w:rPr>
          <w:rFonts w:ascii="Times New Roman" w:hAnsi="Times New Roman" w:cs="Times New Roman"/>
          <w:color w:val="000000" w:themeColor="text1"/>
          <w:sz w:val="20"/>
          <w:szCs w:val="20"/>
        </w:rPr>
        <w:t xml:space="preserve">shall ensure that </w:t>
      </w:r>
      <w:del w:id="392" w:author="Madeeha Soomro (TF HO)" w:date="2026-03-17T15:06:00Z">
        <w:r w:rsidR="00DF3999" w:rsidRPr="003C6D07" w:rsidDel="0001797B">
          <w:rPr>
            <w:rFonts w:ascii="Times New Roman" w:hAnsi="Times New Roman" w:cs="Times New Roman"/>
            <w:color w:val="000000" w:themeColor="text1"/>
            <w:sz w:val="20"/>
            <w:szCs w:val="20"/>
          </w:rPr>
          <w:delText>it is</w:delText>
        </w:r>
      </w:del>
      <w:ins w:id="393" w:author="Madeeha Soomro (TF HO)" w:date="2026-03-17T15:06:00Z">
        <w:r w:rsidR="0001797B">
          <w:rPr>
            <w:rFonts w:ascii="Times New Roman" w:hAnsi="Times New Roman" w:cs="Times New Roman"/>
            <w:color w:val="000000" w:themeColor="text1"/>
            <w:sz w:val="20"/>
            <w:szCs w:val="20"/>
          </w:rPr>
          <w:t>they are</w:t>
        </w:r>
      </w:ins>
      <w:r w:rsidR="00DF3999" w:rsidRPr="003C6D07">
        <w:rPr>
          <w:rFonts w:ascii="Times New Roman" w:hAnsi="Times New Roman" w:cs="Times New Roman"/>
          <w:color w:val="000000" w:themeColor="text1"/>
          <w:sz w:val="20"/>
          <w:szCs w:val="20"/>
        </w:rPr>
        <w:t xml:space="preserve"> acting in compliance with and shall at all times act in compliance with all laws, rules and regulations whether federal, state, local or international jurisdiction including without limitation, all applicable licensing, securities, stamp duty, income-taxes and other taxes and other censorship regulations</w:t>
      </w:r>
      <w:r w:rsidR="00F84CEB" w:rsidRPr="003C6D07">
        <w:rPr>
          <w:rFonts w:ascii="Times New Roman" w:hAnsi="Times New Roman" w:cs="Times New Roman"/>
          <w:color w:val="000000" w:themeColor="text1"/>
          <w:sz w:val="20"/>
          <w:szCs w:val="20"/>
        </w:rPr>
        <w:t>, customs agents, state and local consumer protection agencies, and governing agencies regarding the sale of Products/Services in general,</w:t>
      </w:r>
      <w:del w:id="394" w:author="Madeeha Soomro (TF HO)" w:date="2026-03-17T15:07:00Z">
        <w:r w:rsidR="00F84CEB" w:rsidRPr="003C6D07" w:rsidDel="0001797B">
          <w:rPr>
            <w:rFonts w:ascii="Times New Roman" w:hAnsi="Times New Roman" w:cs="Times New Roman"/>
            <w:color w:val="000000" w:themeColor="text1"/>
            <w:sz w:val="20"/>
            <w:szCs w:val="20"/>
          </w:rPr>
          <w:delText xml:space="preserve"> </w:delText>
        </w:r>
        <w:r w:rsidR="00DF3999" w:rsidRPr="003C6D07" w:rsidDel="0001797B">
          <w:rPr>
            <w:rFonts w:ascii="Times New Roman" w:hAnsi="Times New Roman" w:cs="Times New Roman"/>
            <w:color w:val="000000" w:themeColor="text1"/>
            <w:sz w:val="20"/>
            <w:szCs w:val="20"/>
          </w:rPr>
          <w:delText>and shall at all times comply with the guidelines set by MMBL</w:delText>
        </w:r>
      </w:del>
      <w:r w:rsidR="00DF3999" w:rsidRPr="003C6D07">
        <w:rPr>
          <w:rFonts w:ascii="Times New Roman" w:hAnsi="Times New Roman" w:cs="Times New Roman"/>
          <w:color w:val="000000" w:themeColor="text1"/>
          <w:sz w:val="20"/>
          <w:szCs w:val="20"/>
        </w:rPr>
        <w:t>.</w:t>
      </w:r>
      <w:proofErr w:type="gramEnd"/>
      <w:r w:rsidR="00DF3999" w:rsidRPr="003C6D07">
        <w:rPr>
          <w:rFonts w:ascii="Times New Roman" w:hAnsi="Times New Roman" w:cs="Times New Roman"/>
          <w:color w:val="000000" w:themeColor="text1"/>
          <w:sz w:val="20"/>
          <w:szCs w:val="20"/>
        </w:rPr>
        <w:t xml:space="preserve"> </w:t>
      </w:r>
    </w:p>
    <w:p w14:paraId="74C57FFB" w14:textId="77777777" w:rsidR="00DD2AAA" w:rsidRPr="003C6D07" w:rsidRDefault="00DD2AAA" w:rsidP="004418D2">
      <w:pPr>
        <w:pStyle w:val="ListParagraph"/>
        <w:ind w:left="450" w:hanging="450"/>
        <w:jc w:val="both"/>
        <w:rPr>
          <w:rFonts w:ascii="Times New Roman" w:hAnsi="Times New Roman" w:cs="Times New Roman"/>
          <w:color w:val="000000" w:themeColor="text1"/>
          <w:sz w:val="20"/>
          <w:szCs w:val="20"/>
        </w:rPr>
      </w:pPr>
    </w:p>
    <w:p w14:paraId="57CBC944" w14:textId="144F4C4A" w:rsidR="00DD2AAA" w:rsidRPr="003C6D07" w:rsidDel="00880594" w:rsidRDefault="00214AF5" w:rsidP="004418D2">
      <w:pPr>
        <w:pStyle w:val="ListParagraph"/>
        <w:numPr>
          <w:ilvl w:val="0"/>
          <w:numId w:val="9"/>
        </w:numPr>
        <w:ind w:left="450" w:hanging="450"/>
        <w:jc w:val="both"/>
        <w:rPr>
          <w:del w:id="395" w:author="Madeeha Soomro (TF HO)" w:date="2026-03-18T14:20:00Z"/>
          <w:rFonts w:ascii="Times New Roman" w:hAnsi="Times New Roman" w:cs="Times New Roman"/>
          <w:color w:val="000000" w:themeColor="text1"/>
          <w:sz w:val="20"/>
          <w:szCs w:val="20"/>
        </w:rPr>
      </w:pPr>
      <w:del w:id="396" w:author="Madeeha Soomro (TF HO)" w:date="2026-03-18T14:20:00Z">
        <w:r w:rsidDel="00880594">
          <w:rPr>
            <w:rFonts w:ascii="Times New Roman" w:hAnsi="Times New Roman" w:cs="Times New Roman"/>
            <w:color w:val="000000" w:themeColor="text1"/>
            <w:sz w:val="20"/>
            <w:szCs w:val="20"/>
          </w:rPr>
          <w:delText>SSGC</w:delText>
        </w:r>
        <w:r w:rsidR="00DE63D1" w:rsidRPr="003C6D07" w:rsidDel="00880594">
          <w:rPr>
            <w:rFonts w:ascii="Times New Roman" w:hAnsi="Times New Roman" w:cs="Times New Roman"/>
            <w:color w:val="000000" w:themeColor="text1"/>
            <w:sz w:val="20"/>
            <w:szCs w:val="20"/>
          </w:rPr>
          <w:delText xml:space="preserve"> represents and warrants that it is legally authorized and has obtained all necessary licenses (intellectual property and otherwise), standard approvals, regulatory approvals and certificates to sell a</w:delText>
        </w:r>
        <w:r w:rsidR="00F84CEB" w:rsidRPr="003C6D07" w:rsidDel="00880594">
          <w:rPr>
            <w:rFonts w:ascii="Times New Roman" w:hAnsi="Times New Roman" w:cs="Times New Roman"/>
            <w:color w:val="000000" w:themeColor="text1"/>
            <w:sz w:val="20"/>
            <w:szCs w:val="20"/>
          </w:rPr>
          <w:delText>ny product it intends to offer</w:delText>
        </w:r>
        <w:r w:rsidR="00B85DAD" w:rsidRPr="003C6D07" w:rsidDel="00880594">
          <w:rPr>
            <w:rFonts w:ascii="Times New Roman" w:hAnsi="Times New Roman" w:cs="Times New Roman"/>
            <w:color w:val="000000" w:themeColor="text1"/>
            <w:sz w:val="20"/>
            <w:szCs w:val="20"/>
          </w:rPr>
          <w:delText>.</w:delText>
        </w:r>
      </w:del>
    </w:p>
    <w:p w14:paraId="364E2596" w14:textId="412E7B44" w:rsidR="002D741A" w:rsidRPr="003C6D07" w:rsidDel="00880594" w:rsidRDefault="002D741A" w:rsidP="004418D2">
      <w:pPr>
        <w:pStyle w:val="ListParagraph"/>
        <w:ind w:left="450" w:hanging="450"/>
        <w:jc w:val="both"/>
        <w:rPr>
          <w:del w:id="397" w:author="Madeeha Soomro (TF HO)" w:date="2026-03-18T14:20:00Z"/>
          <w:rFonts w:ascii="Times New Roman" w:hAnsi="Times New Roman" w:cs="Times New Roman"/>
          <w:color w:val="000000" w:themeColor="text1"/>
          <w:sz w:val="20"/>
          <w:szCs w:val="20"/>
        </w:rPr>
      </w:pPr>
    </w:p>
    <w:p w14:paraId="6F04AA81" w14:textId="59D135E0" w:rsidR="00CF66E1" w:rsidRPr="003C6D07" w:rsidDel="00880594" w:rsidRDefault="00214AF5" w:rsidP="004418D2">
      <w:pPr>
        <w:pStyle w:val="ListParagraph"/>
        <w:numPr>
          <w:ilvl w:val="0"/>
          <w:numId w:val="9"/>
        </w:numPr>
        <w:ind w:left="450" w:hanging="450"/>
        <w:jc w:val="both"/>
        <w:rPr>
          <w:del w:id="398" w:author="Madeeha Soomro (TF HO)" w:date="2026-03-18T14:20:00Z"/>
          <w:rFonts w:ascii="Times New Roman" w:hAnsi="Times New Roman" w:cs="Times New Roman"/>
          <w:color w:val="000000" w:themeColor="text1"/>
          <w:sz w:val="20"/>
          <w:szCs w:val="20"/>
        </w:rPr>
      </w:pPr>
      <w:del w:id="399" w:author="Madeeha Soomro (TF HO)" w:date="2026-03-18T14:20:00Z">
        <w:r w:rsidDel="00880594">
          <w:rPr>
            <w:rFonts w:ascii="Times New Roman" w:hAnsi="Times New Roman" w:cs="Times New Roman"/>
            <w:color w:val="000000" w:themeColor="text1"/>
            <w:sz w:val="20"/>
            <w:szCs w:val="20"/>
          </w:rPr>
          <w:delText>SSGC</w:delText>
        </w:r>
        <w:r w:rsidR="007B7DD3" w:rsidRPr="003C6D07" w:rsidDel="00880594">
          <w:rPr>
            <w:rFonts w:ascii="Times New Roman" w:hAnsi="Times New Roman" w:cs="Times New Roman"/>
            <w:color w:val="000000" w:themeColor="text1"/>
            <w:sz w:val="20"/>
            <w:szCs w:val="20"/>
          </w:rPr>
          <w:delText xml:space="preserve"> shall ensure that all licenses and registrations required by the </w:delText>
        </w:r>
        <w:r w:rsidDel="00880594">
          <w:rPr>
            <w:rFonts w:ascii="Times New Roman" w:hAnsi="Times New Roman" w:cs="Times New Roman"/>
            <w:color w:val="000000" w:themeColor="text1"/>
            <w:sz w:val="20"/>
            <w:szCs w:val="20"/>
          </w:rPr>
          <w:delText>SSGC</w:delText>
        </w:r>
        <w:r w:rsidR="007B7DD3" w:rsidRPr="003C6D07" w:rsidDel="00880594">
          <w:rPr>
            <w:rFonts w:ascii="Times New Roman" w:hAnsi="Times New Roman" w:cs="Times New Roman"/>
            <w:color w:val="000000" w:themeColor="text1"/>
            <w:sz w:val="20"/>
            <w:szCs w:val="20"/>
          </w:rPr>
          <w:delText xml:space="preserve"> are in full force and /or in accordance with the brand protection guidelines of the payment schemes and effect to enable the </w:delText>
        </w:r>
        <w:r w:rsidDel="00880594">
          <w:rPr>
            <w:rFonts w:ascii="Times New Roman" w:hAnsi="Times New Roman" w:cs="Times New Roman"/>
            <w:color w:val="000000" w:themeColor="text1"/>
            <w:sz w:val="20"/>
            <w:szCs w:val="20"/>
          </w:rPr>
          <w:delText>SSGC</w:delText>
        </w:r>
        <w:r w:rsidR="007B7DD3" w:rsidRPr="003C6D07" w:rsidDel="00880594">
          <w:rPr>
            <w:rFonts w:ascii="Times New Roman" w:hAnsi="Times New Roman" w:cs="Times New Roman"/>
            <w:color w:val="000000" w:themeColor="text1"/>
            <w:sz w:val="20"/>
            <w:szCs w:val="20"/>
          </w:rPr>
          <w:delText xml:space="preserve"> to carry on the business of sale of Products and Services. </w:delText>
        </w:r>
      </w:del>
    </w:p>
    <w:p w14:paraId="210E0DDA" w14:textId="77777777" w:rsidR="00DD2AAA" w:rsidRPr="003C6D07" w:rsidRDefault="00DD2AAA" w:rsidP="004418D2">
      <w:pPr>
        <w:pStyle w:val="ListParagraph"/>
        <w:ind w:left="450" w:hanging="450"/>
        <w:jc w:val="both"/>
        <w:rPr>
          <w:rFonts w:ascii="Times New Roman" w:hAnsi="Times New Roman" w:cs="Times New Roman"/>
          <w:color w:val="000000" w:themeColor="text1"/>
          <w:sz w:val="20"/>
          <w:szCs w:val="20"/>
        </w:rPr>
      </w:pPr>
    </w:p>
    <w:p w14:paraId="333628C1" w14:textId="096DAB6F" w:rsidR="00CF66E1" w:rsidRPr="003C6D07" w:rsidRDefault="00214AF5" w:rsidP="004418D2">
      <w:pPr>
        <w:pStyle w:val="ListParagraph"/>
        <w:numPr>
          <w:ilvl w:val="0"/>
          <w:numId w:val="9"/>
        </w:numPr>
        <w:ind w:left="450" w:hanging="45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SSGC</w:t>
      </w:r>
      <w:r w:rsidR="00B72136" w:rsidRPr="003C6D07">
        <w:rPr>
          <w:rFonts w:ascii="Times New Roman" w:hAnsi="Times New Roman" w:cs="Times New Roman"/>
          <w:color w:val="000000" w:themeColor="text1"/>
          <w:sz w:val="20"/>
          <w:szCs w:val="20"/>
        </w:rPr>
        <w:t xml:space="preserve"> shall not use the MMBL’s services and facilities in any manner or in furtherance of any activity, which constitutes a violation of any law or regulation or which may cause MMBL to be subject to investigati</w:t>
      </w:r>
      <w:r w:rsidR="00CF66E1" w:rsidRPr="003C6D07">
        <w:rPr>
          <w:rFonts w:ascii="Times New Roman" w:hAnsi="Times New Roman" w:cs="Times New Roman"/>
          <w:color w:val="000000" w:themeColor="text1"/>
          <w:sz w:val="20"/>
          <w:szCs w:val="20"/>
        </w:rPr>
        <w:t>on, prosecution or legal action.</w:t>
      </w:r>
    </w:p>
    <w:p w14:paraId="3FC655AC" w14:textId="77777777" w:rsidR="00DD2AAA" w:rsidRPr="003C6D07" w:rsidRDefault="00DD2AAA" w:rsidP="004418D2">
      <w:pPr>
        <w:pStyle w:val="ListParagraph"/>
        <w:ind w:left="450" w:hanging="450"/>
        <w:jc w:val="both"/>
        <w:rPr>
          <w:rFonts w:ascii="Times New Roman" w:hAnsi="Times New Roman" w:cs="Times New Roman"/>
          <w:color w:val="000000" w:themeColor="text1"/>
          <w:sz w:val="20"/>
          <w:szCs w:val="20"/>
        </w:rPr>
      </w:pPr>
    </w:p>
    <w:p w14:paraId="36D16DFE" w14:textId="3420CFF6" w:rsidR="00CF66E1" w:rsidRPr="003C6D07" w:rsidDel="0001797B" w:rsidRDefault="00214AF5" w:rsidP="004418D2">
      <w:pPr>
        <w:pStyle w:val="ListParagraph"/>
        <w:numPr>
          <w:ilvl w:val="0"/>
          <w:numId w:val="9"/>
        </w:numPr>
        <w:ind w:left="450" w:hanging="450"/>
        <w:jc w:val="both"/>
        <w:rPr>
          <w:del w:id="400" w:author="Madeeha Soomro (TF HO)" w:date="2026-03-17T15:07:00Z"/>
          <w:rFonts w:ascii="Times New Roman" w:hAnsi="Times New Roman" w:cs="Times New Roman"/>
          <w:color w:val="000000" w:themeColor="text1"/>
          <w:sz w:val="20"/>
          <w:szCs w:val="20"/>
        </w:rPr>
      </w:pPr>
      <w:del w:id="401" w:author="Madeeha Soomro (TF HO)" w:date="2026-03-17T15:07:00Z">
        <w:r w:rsidDel="0001797B">
          <w:rPr>
            <w:rFonts w:ascii="Times New Roman" w:hAnsi="Times New Roman" w:cs="Times New Roman"/>
            <w:color w:val="000000" w:themeColor="text1"/>
            <w:sz w:val="20"/>
            <w:szCs w:val="20"/>
          </w:rPr>
          <w:delText>SSGC</w:delText>
        </w:r>
        <w:r w:rsidR="008C1D50" w:rsidRPr="003C6D07" w:rsidDel="0001797B">
          <w:rPr>
            <w:rFonts w:ascii="Times New Roman" w:hAnsi="Times New Roman" w:cs="Times New Roman"/>
            <w:color w:val="000000" w:themeColor="text1"/>
            <w:sz w:val="20"/>
            <w:szCs w:val="20"/>
          </w:rPr>
          <w:delText xml:space="preserve"> agrees that the MMBL may, without notice to the </w:delText>
        </w:r>
        <w:r w:rsidDel="0001797B">
          <w:rPr>
            <w:rFonts w:ascii="Times New Roman" w:hAnsi="Times New Roman" w:cs="Times New Roman"/>
            <w:color w:val="000000" w:themeColor="text1"/>
            <w:sz w:val="20"/>
            <w:szCs w:val="20"/>
          </w:rPr>
          <w:delText>SSGC</w:delText>
        </w:r>
        <w:r w:rsidR="008C1D50" w:rsidRPr="003C6D07" w:rsidDel="0001797B">
          <w:rPr>
            <w:rFonts w:ascii="Times New Roman" w:hAnsi="Times New Roman" w:cs="Times New Roman"/>
            <w:color w:val="000000" w:themeColor="text1"/>
            <w:sz w:val="20"/>
            <w:szCs w:val="20"/>
          </w:rPr>
          <w:delText xml:space="preserve">, divulge or share any </w:delText>
        </w:r>
        <w:r w:rsidDel="0001797B">
          <w:rPr>
            <w:rFonts w:ascii="Times New Roman" w:hAnsi="Times New Roman" w:cs="Times New Roman"/>
            <w:color w:val="000000" w:themeColor="text1"/>
            <w:sz w:val="20"/>
            <w:szCs w:val="20"/>
          </w:rPr>
          <w:delText>SSGC</w:delText>
        </w:r>
        <w:r w:rsidR="008C1D50" w:rsidRPr="003C6D07" w:rsidDel="0001797B">
          <w:rPr>
            <w:rFonts w:ascii="Times New Roman" w:hAnsi="Times New Roman" w:cs="Times New Roman"/>
            <w:color w:val="000000" w:themeColor="text1"/>
            <w:sz w:val="20"/>
            <w:szCs w:val="20"/>
          </w:rPr>
          <w:delText xml:space="preserve"> or Customer information with law enforcement or regulatory authorities in response to a valid subpoena, court order, or other similar order issued by any law enforcement official, regulatory official or any Federal or governmental agent. The </w:delText>
        </w:r>
        <w:r w:rsidDel="0001797B">
          <w:rPr>
            <w:rFonts w:ascii="Times New Roman" w:hAnsi="Times New Roman" w:cs="Times New Roman"/>
            <w:color w:val="000000" w:themeColor="text1"/>
            <w:sz w:val="20"/>
            <w:szCs w:val="20"/>
          </w:rPr>
          <w:delText>SSGC</w:delText>
        </w:r>
        <w:r w:rsidR="008C1D50" w:rsidRPr="003C6D07" w:rsidDel="0001797B">
          <w:rPr>
            <w:rFonts w:ascii="Times New Roman" w:hAnsi="Times New Roman" w:cs="Times New Roman"/>
            <w:color w:val="000000" w:themeColor="text1"/>
            <w:sz w:val="20"/>
            <w:szCs w:val="20"/>
          </w:rPr>
          <w:delText xml:space="preserve"> agrees to deliver, acknowledge, execute or produce any documents, information, instruments, data (financial or otherwise) or certificates, and to cooperate and do such other acts and things as may be required by law, or as may be reasonably necessary for the compliance with the requirements of any federal, state, local or international law, or any regulations of any governmental agency or authority</w:delText>
        </w:r>
      </w:del>
    </w:p>
    <w:p w14:paraId="1B758031" w14:textId="77777777" w:rsidR="002C26CF" w:rsidRPr="003C6D07" w:rsidRDefault="002C26CF" w:rsidP="004418D2">
      <w:pPr>
        <w:pStyle w:val="ListParagraph"/>
        <w:ind w:left="450" w:hanging="450"/>
        <w:jc w:val="both"/>
        <w:rPr>
          <w:rFonts w:ascii="Times New Roman" w:hAnsi="Times New Roman" w:cs="Times New Roman"/>
          <w:color w:val="000000" w:themeColor="text1"/>
          <w:sz w:val="20"/>
          <w:szCs w:val="20"/>
        </w:rPr>
      </w:pPr>
    </w:p>
    <w:p w14:paraId="05C3A641" w14:textId="5DB0A765" w:rsidR="00471498" w:rsidRPr="003C6D07" w:rsidDel="0001797B" w:rsidRDefault="00B85DAD" w:rsidP="004418D2">
      <w:pPr>
        <w:pStyle w:val="ListParagraph"/>
        <w:numPr>
          <w:ilvl w:val="0"/>
          <w:numId w:val="9"/>
        </w:numPr>
        <w:ind w:left="450" w:hanging="450"/>
        <w:jc w:val="both"/>
        <w:rPr>
          <w:del w:id="402" w:author="Madeeha Soomro (TF HO)" w:date="2026-03-17T15:08:00Z"/>
          <w:rFonts w:ascii="Times New Roman" w:hAnsi="Times New Roman" w:cs="Times New Roman"/>
          <w:color w:val="000000" w:themeColor="text1"/>
          <w:sz w:val="20"/>
          <w:szCs w:val="20"/>
        </w:rPr>
      </w:pPr>
      <w:del w:id="403" w:author="Madeeha Soomro (TF HO)" w:date="2026-03-17T15:08:00Z">
        <w:r w:rsidRPr="003C6D07" w:rsidDel="0001797B">
          <w:rPr>
            <w:rFonts w:ascii="Times New Roman" w:hAnsi="Times New Roman" w:cs="Times New Roman"/>
            <w:color w:val="000000" w:themeColor="text1"/>
            <w:sz w:val="20"/>
            <w:szCs w:val="20"/>
          </w:rPr>
          <w:delText xml:space="preserve">If MMBL, in its sole discretion, is given cause to believe that the </w:delText>
        </w:r>
        <w:r w:rsidR="00214AF5" w:rsidDel="0001797B">
          <w:rPr>
            <w:rFonts w:ascii="Times New Roman" w:hAnsi="Times New Roman" w:cs="Times New Roman"/>
            <w:color w:val="000000" w:themeColor="text1"/>
            <w:sz w:val="20"/>
            <w:szCs w:val="20"/>
          </w:rPr>
          <w:delText>SSGC</w:delText>
        </w:r>
        <w:r w:rsidRPr="003C6D07" w:rsidDel="0001797B">
          <w:rPr>
            <w:rFonts w:ascii="Times New Roman" w:hAnsi="Times New Roman" w:cs="Times New Roman"/>
            <w:color w:val="000000" w:themeColor="text1"/>
            <w:sz w:val="20"/>
            <w:szCs w:val="20"/>
          </w:rPr>
          <w:delText xml:space="preserve"> has, will be, or is using the Services in violation of any law or regulation, or for questionable or illegal purposes, MMBL reserves the right to immediately hold funds in reserve, to refuse to accept further orders, and/or terminate Agreement with the </w:delText>
        </w:r>
        <w:r w:rsidR="00214AF5" w:rsidDel="0001797B">
          <w:rPr>
            <w:rFonts w:ascii="Times New Roman" w:hAnsi="Times New Roman" w:cs="Times New Roman"/>
            <w:color w:val="000000" w:themeColor="text1"/>
            <w:sz w:val="20"/>
            <w:szCs w:val="20"/>
          </w:rPr>
          <w:delText>SSGC</w:delText>
        </w:r>
        <w:r w:rsidRPr="003C6D07" w:rsidDel="0001797B">
          <w:rPr>
            <w:rFonts w:ascii="Times New Roman" w:hAnsi="Times New Roman" w:cs="Times New Roman"/>
            <w:color w:val="000000" w:themeColor="text1"/>
            <w:sz w:val="20"/>
            <w:szCs w:val="20"/>
          </w:rPr>
          <w:delText xml:space="preserve"> immediately</w:delText>
        </w:r>
        <w:r w:rsidR="00EC2776" w:rsidRPr="003C6D07" w:rsidDel="0001797B">
          <w:rPr>
            <w:rFonts w:ascii="Times New Roman" w:hAnsi="Times New Roman" w:cs="Times New Roman"/>
            <w:color w:val="000000" w:themeColor="text1"/>
            <w:sz w:val="20"/>
            <w:szCs w:val="20"/>
          </w:rPr>
          <w:delText xml:space="preserve"> without owing any responsibility of loss and/or damage may occur to the </w:delText>
        </w:r>
        <w:r w:rsidR="00214AF5" w:rsidDel="0001797B">
          <w:rPr>
            <w:rFonts w:ascii="Times New Roman" w:hAnsi="Times New Roman" w:cs="Times New Roman"/>
            <w:color w:val="000000" w:themeColor="text1"/>
            <w:sz w:val="20"/>
            <w:szCs w:val="20"/>
          </w:rPr>
          <w:delText>SSGC</w:delText>
        </w:r>
        <w:r w:rsidRPr="003C6D07" w:rsidDel="0001797B">
          <w:rPr>
            <w:rFonts w:ascii="Times New Roman" w:hAnsi="Times New Roman" w:cs="Times New Roman"/>
            <w:color w:val="000000" w:themeColor="text1"/>
            <w:sz w:val="20"/>
            <w:szCs w:val="20"/>
          </w:rPr>
          <w:delText>.</w:delText>
        </w:r>
      </w:del>
    </w:p>
    <w:p w14:paraId="3DCDC5E8" w14:textId="77777777" w:rsidR="00471498" w:rsidRPr="003C6D07" w:rsidRDefault="00471498" w:rsidP="004418D2">
      <w:pPr>
        <w:pStyle w:val="ListParagraph"/>
        <w:ind w:left="450" w:hanging="450"/>
        <w:rPr>
          <w:rFonts w:ascii="Times New Roman" w:hAnsi="Times New Roman" w:cs="Times New Roman"/>
          <w:color w:val="000000" w:themeColor="text1"/>
          <w:sz w:val="20"/>
          <w:szCs w:val="20"/>
        </w:rPr>
      </w:pPr>
    </w:p>
    <w:p w14:paraId="1A2E3B43" w14:textId="77777777" w:rsidR="00471498" w:rsidRPr="003C6D07" w:rsidRDefault="00471498" w:rsidP="004418D2">
      <w:pPr>
        <w:pStyle w:val="ListParagraph"/>
        <w:numPr>
          <w:ilvl w:val="0"/>
          <w:numId w:val="9"/>
        </w:numPr>
        <w:ind w:left="450" w:hanging="45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Both Parties shall act in accordance with national and internationally recognized health, safety, security and environmental standards and in conformity with the applicable environmental, health, safety, security laws and regulations and shall not indulge in anti-competitive behavior, corruption, money laundering and other prohibited business practices.</w:t>
      </w:r>
    </w:p>
    <w:p w14:paraId="35410BA8" w14:textId="77777777" w:rsidR="009F53B5" w:rsidRPr="003C6D07" w:rsidRDefault="009F53B5" w:rsidP="004418D2">
      <w:pPr>
        <w:ind w:left="-90" w:firstLine="270"/>
        <w:jc w:val="both"/>
        <w:rPr>
          <w:rFonts w:ascii="Times New Roman" w:hAnsi="Times New Roman" w:cs="Times New Roman"/>
          <w:b/>
          <w:color w:val="000000" w:themeColor="text1"/>
          <w:sz w:val="20"/>
          <w:szCs w:val="20"/>
        </w:rPr>
      </w:pPr>
    </w:p>
    <w:p w14:paraId="4EBC2021" w14:textId="614DBE51" w:rsidR="00A44B67" w:rsidRPr="00EF73B2" w:rsidRDefault="00EF73B2" w:rsidP="004418D2">
      <w:pPr>
        <w:pStyle w:val="ListParagraph"/>
        <w:numPr>
          <w:ilvl w:val="0"/>
          <w:numId w:val="5"/>
        </w:numPr>
        <w:tabs>
          <w:tab w:val="left" w:pos="180"/>
          <w:tab w:val="left" w:pos="450"/>
        </w:tabs>
        <w:ind w:left="0" w:firstLine="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     </w:t>
      </w:r>
      <w:r w:rsidR="00C24BCD" w:rsidRPr="00EF73B2">
        <w:rPr>
          <w:rFonts w:ascii="Times New Roman" w:hAnsi="Times New Roman" w:cs="Times New Roman"/>
          <w:b/>
          <w:color w:val="000000" w:themeColor="text1"/>
          <w:sz w:val="20"/>
          <w:szCs w:val="20"/>
        </w:rPr>
        <w:t>LIMITATION OF LIABILITY</w:t>
      </w:r>
    </w:p>
    <w:p w14:paraId="222969A8" w14:textId="17D0585C" w:rsidR="00C24BCD" w:rsidRDefault="00C24BCD" w:rsidP="004418D2">
      <w:pPr>
        <w:spacing w:after="0"/>
        <w:ind w:left="45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MMBL shall not be liable in any way whatsoever for any claims, liabilities, expenses, costs, loss or damage of whatever nature brought against, suffered or incurred by the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or caused to, any Customer or any </w:t>
      </w:r>
      <w:r w:rsidR="00EC2776" w:rsidRPr="003C6D07">
        <w:rPr>
          <w:rFonts w:ascii="Times New Roman" w:hAnsi="Times New Roman" w:cs="Times New Roman"/>
          <w:color w:val="000000" w:themeColor="text1"/>
          <w:sz w:val="20"/>
          <w:szCs w:val="20"/>
        </w:rPr>
        <w:t xml:space="preserve">third </w:t>
      </w:r>
      <w:r w:rsidRPr="003C6D07">
        <w:rPr>
          <w:rFonts w:ascii="Times New Roman" w:hAnsi="Times New Roman" w:cs="Times New Roman"/>
          <w:color w:val="000000" w:themeColor="text1"/>
          <w:sz w:val="20"/>
          <w:szCs w:val="20"/>
        </w:rPr>
        <w:t>party whosoever due to, or arising out of, or in connection with this Agreement.  This exclu</w:t>
      </w:r>
      <w:r w:rsidR="004E564C" w:rsidRPr="003C6D07">
        <w:rPr>
          <w:rFonts w:ascii="Times New Roman" w:hAnsi="Times New Roman" w:cs="Times New Roman"/>
          <w:color w:val="000000" w:themeColor="text1"/>
          <w:sz w:val="20"/>
          <w:szCs w:val="20"/>
        </w:rPr>
        <w:t>sion of liability shall not</w:t>
      </w:r>
      <w:r w:rsidRPr="003C6D07">
        <w:rPr>
          <w:rFonts w:ascii="Times New Roman" w:hAnsi="Times New Roman" w:cs="Times New Roman"/>
          <w:color w:val="000000" w:themeColor="text1"/>
          <w:sz w:val="20"/>
          <w:szCs w:val="20"/>
        </w:rPr>
        <w:t xml:space="preserve"> be applicable in case of any fraud or gross misconduct carried out by MMBL</w:t>
      </w:r>
      <w:r w:rsidR="00EC2776" w:rsidRPr="003C6D07">
        <w:rPr>
          <w:rFonts w:ascii="Times New Roman" w:hAnsi="Times New Roman" w:cs="Times New Roman"/>
          <w:color w:val="000000" w:themeColor="text1"/>
          <w:sz w:val="20"/>
          <w:szCs w:val="20"/>
        </w:rPr>
        <w:t>.</w:t>
      </w:r>
    </w:p>
    <w:p w14:paraId="642A1818" w14:textId="77777777" w:rsidR="003C6D07" w:rsidRPr="003C6D07" w:rsidRDefault="003C6D07" w:rsidP="004418D2">
      <w:pPr>
        <w:ind w:left="-90"/>
        <w:jc w:val="both"/>
        <w:rPr>
          <w:rFonts w:ascii="Times New Roman" w:hAnsi="Times New Roman" w:cs="Times New Roman"/>
          <w:b/>
          <w:color w:val="000000" w:themeColor="text1"/>
          <w:sz w:val="20"/>
          <w:szCs w:val="20"/>
        </w:rPr>
      </w:pPr>
    </w:p>
    <w:p w14:paraId="29C71971" w14:textId="332096AC" w:rsidR="00F574D0" w:rsidRPr="00EF73B2" w:rsidRDefault="00EF73B2" w:rsidP="004418D2">
      <w:pPr>
        <w:pStyle w:val="ListParagraph"/>
        <w:numPr>
          <w:ilvl w:val="0"/>
          <w:numId w:val="5"/>
        </w:numPr>
        <w:tabs>
          <w:tab w:val="left" w:pos="180"/>
        </w:tabs>
        <w:ind w:left="180" w:hanging="180"/>
        <w:jc w:val="both"/>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 xml:space="preserve">     </w:t>
      </w:r>
      <w:r w:rsidR="00CC0635" w:rsidRPr="00EF73B2">
        <w:rPr>
          <w:rFonts w:ascii="Times New Roman" w:hAnsi="Times New Roman" w:cs="Times New Roman"/>
          <w:b/>
          <w:color w:val="000000" w:themeColor="text1"/>
          <w:sz w:val="20"/>
          <w:szCs w:val="20"/>
        </w:rPr>
        <w:t>INDEMNIFICATION</w:t>
      </w:r>
    </w:p>
    <w:p w14:paraId="5627BB7F" w14:textId="537FE826" w:rsidR="00CC0635" w:rsidRPr="003C6D07" w:rsidDel="000C6B55" w:rsidRDefault="00EC33D1" w:rsidP="004418D2">
      <w:pPr>
        <w:spacing w:after="0"/>
        <w:ind w:left="450"/>
        <w:jc w:val="both"/>
        <w:rPr>
          <w:del w:id="404" w:author="Madeeha Soomro (TF HO)" w:date="2026-03-18T12:46:00Z"/>
          <w:rFonts w:ascii="Times New Roman" w:hAnsi="Times New Roman" w:cs="Times New Roman"/>
          <w:color w:val="000000" w:themeColor="text1"/>
          <w:sz w:val="20"/>
          <w:szCs w:val="20"/>
        </w:rPr>
      </w:pPr>
      <w:del w:id="405" w:author="Madeeha Soomro (TF HO)" w:date="2026-03-18T12:46:00Z">
        <w:r w:rsidRPr="003C6D07" w:rsidDel="000C6B55">
          <w:rPr>
            <w:rFonts w:ascii="Times New Roman" w:hAnsi="Times New Roman" w:cs="Times New Roman"/>
            <w:color w:val="000000" w:themeColor="text1"/>
            <w:sz w:val="20"/>
            <w:szCs w:val="20"/>
          </w:rPr>
          <w:delText xml:space="preserve">The </w:delText>
        </w:r>
        <w:r w:rsidR="00214AF5" w:rsidDel="000C6B55">
          <w:rPr>
            <w:rFonts w:ascii="Times New Roman" w:hAnsi="Times New Roman" w:cs="Times New Roman"/>
            <w:color w:val="000000" w:themeColor="text1"/>
            <w:sz w:val="20"/>
            <w:szCs w:val="20"/>
          </w:rPr>
          <w:delText>SSGC</w:delText>
        </w:r>
        <w:r w:rsidRPr="003C6D07" w:rsidDel="000C6B55">
          <w:rPr>
            <w:rFonts w:ascii="Times New Roman" w:hAnsi="Times New Roman" w:cs="Times New Roman"/>
            <w:color w:val="000000" w:themeColor="text1"/>
            <w:sz w:val="20"/>
            <w:szCs w:val="20"/>
          </w:rPr>
          <w:delText xml:space="preserve"> hereby undertakes and agrees to fully indemnify, defend and hold harmless MMBL,</w:delText>
        </w:r>
        <w:r w:rsidR="006736BE" w:rsidRPr="003C6D07" w:rsidDel="000C6B55">
          <w:rPr>
            <w:rFonts w:ascii="Times New Roman" w:hAnsi="Times New Roman" w:cs="Times New Roman"/>
            <w:color w:val="000000" w:themeColor="text1"/>
            <w:sz w:val="20"/>
            <w:szCs w:val="20"/>
          </w:rPr>
          <w:delText xml:space="preserve"> </w:delText>
        </w:r>
        <w:r w:rsidR="00A101A3" w:rsidRPr="003C6D07" w:rsidDel="000C6B55">
          <w:rPr>
            <w:rFonts w:ascii="Times New Roman" w:hAnsi="Times New Roman" w:cs="Times New Roman"/>
            <w:color w:val="000000" w:themeColor="text1"/>
            <w:sz w:val="20"/>
            <w:szCs w:val="20"/>
          </w:rPr>
          <w:delText>its President/CEO</w:delText>
        </w:r>
        <w:r w:rsidR="006736BE" w:rsidRPr="003C6D07" w:rsidDel="000C6B55">
          <w:rPr>
            <w:rFonts w:ascii="Times New Roman" w:hAnsi="Times New Roman" w:cs="Times New Roman"/>
            <w:color w:val="000000" w:themeColor="text1"/>
            <w:sz w:val="20"/>
            <w:szCs w:val="20"/>
          </w:rPr>
          <w:delText>, Directors, Member Offices, Employees and other Personnel</w:delText>
        </w:r>
        <w:r w:rsidRPr="003C6D07" w:rsidDel="000C6B55">
          <w:rPr>
            <w:rFonts w:ascii="Times New Roman" w:hAnsi="Times New Roman" w:cs="Times New Roman"/>
            <w:color w:val="000000" w:themeColor="text1"/>
            <w:sz w:val="20"/>
            <w:szCs w:val="20"/>
          </w:rPr>
          <w:delText xml:space="preserve"> against </w:delText>
        </w:r>
        <w:r w:rsidR="00773DA9" w:rsidRPr="003C6D07" w:rsidDel="000C6B55">
          <w:rPr>
            <w:rFonts w:ascii="Times New Roman" w:hAnsi="Times New Roman" w:cs="Times New Roman"/>
            <w:color w:val="000000" w:themeColor="text1"/>
            <w:sz w:val="20"/>
            <w:szCs w:val="20"/>
          </w:rPr>
          <w:delText xml:space="preserve">any </w:delText>
        </w:r>
        <w:r w:rsidRPr="003C6D07" w:rsidDel="000C6B55">
          <w:rPr>
            <w:rFonts w:ascii="Times New Roman" w:hAnsi="Times New Roman" w:cs="Times New Roman"/>
            <w:color w:val="000000" w:themeColor="text1"/>
            <w:sz w:val="20"/>
            <w:szCs w:val="20"/>
          </w:rPr>
          <w:delText>fines,</w:delText>
        </w:r>
        <w:r w:rsidR="00773DA9" w:rsidRPr="003C6D07" w:rsidDel="000C6B55">
          <w:rPr>
            <w:rFonts w:ascii="Times New Roman" w:hAnsi="Times New Roman" w:cs="Times New Roman"/>
            <w:color w:val="000000" w:themeColor="text1"/>
            <w:sz w:val="20"/>
            <w:szCs w:val="20"/>
          </w:rPr>
          <w:delText xml:space="preserve"> penalties, liabilities, claims, </w:delText>
        </w:r>
        <w:r w:rsidRPr="003C6D07" w:rsidDel="000C6B55">
          <w:rPr>
            <w:rFonts w:ascii="Times New Roman" w:hAnsi="Times New Roman" w:cs="Times New Roman"/>
            <w:color w:val="000000" w:themeColor="text1"/>
            <w:sz w:val="20"/>
            <w:szCs w:val="20"/>
          </w:rPr>
          <w:delText>litigation</w:delText>
        </w:r>
        <w:r w:rsidR="00773DA9" w:rsidRPr="003C6D07" w:rsidDel="000C6B55">
          <w:rPr>
            <w:rFonts w:ascii="Times New Roman" w:hAnsi="Times New Roman" w:cs="Times New Roman"/>
            <w:color w:val="000000" w:themeColor="text1"/>
            <w:sz w:val="20"/>
            <w:szCs w:val="20"/>
          </w:rPr>
          <w:delText xml:space="preserve"> proceedings</w:delText>
        </w:r>
        <w:r w:rsidRPr="003C6D07" w:rsidDel="000C6B55">
          <w:rPr>
            <w:rFonts w:ascii="Times New Roman" w:hAnsi="Times New Roman" w:cs="Times New Roman"/>
            <w:color w:val="000000" w:themeColor="text1"/>
            <w:sz w:val="20"/>
            <w:szCs w:val="20"/>
          </w:rPr>
          <w:delText>, loss</w:delText>
        </w:r>
        <w:r w:rsidR="00A44B67" w:rsidRPr="003C6D07" w:rsidDel="000C6B55">
          <w:rPr>
            <w:rFonts w:ascii="Times New Roman" w:hAnsi="Times New Roman" w:cs="Times New Roman"/>
            <w:color w:val="000000" w:themeColor="text1"/>
            <w:sz w:val="20"/>
            <w:szCs w:val="20"/>
          </w:rPr>
          <w:delText>es, damages, expenses and costs</w:delText>
        </w:r>
        <w:r w:rsidRPr="003C6D07" w:rsidDel="000C6B55">
          <w:rPr>
            <w:rFonts w:ascii="Times New Roman" w:hAnsi="Times New Roman" w:cs="Times New Roman"/>
            <w:color w:val="000000" w:themeColor="text1"/>
            <w:sz w:val="20"/>
            <w:szCs w:val="20"/>
          </w:rPr>
          <w:delText xml:space="preserve"> </w:delText>
        </w:r>
        <w:r w:rsidR="00773DA9" w:rsidRPr="003C6D07" w:rsidDel="000C6B55">
          <w:rPr>
            <w:rFonts w:ascii="Times New Roman" w:hAnsi="Times New Roman" w:cs="Times New Roman"/>
            <w:color w:val="000000" w:themeColor="text1"/>
            <w:sz w:val="20"/>
            <w:szCs w:val="20"/>
          </w:rPr>
          <w:delText>arising out of or in connection with</w:delText>
        </w:r>
        <w:r w:rsidR="00A44B67" w:rsidRPr="003C6D07" w:rsidDel="000C6B55">
          <w:rPr>
            <w:rFonts w:ascii="Times New Roman" w:hAnsi="Times New Roman" w:cs="Times New Roman"/>
            <w:color w:val="000000" w:themeColor="text1"/>
            <w:sz w:val="20"/>
            <w:szCs w:val="20"/>
          </w:rPr>
          <w:delText xml:space="preserve"> </w:delText>
        </w:r>
        <w:r w:rsidR="006736BE" w:rsidRPr="003C6D07" w:rsidDel="000C6B55">
          <w:rPr>
            <w:rFonts w:ascii="Times New Roman" w:hAnsi="Times New Roman" w:cs="Times New Roman"/>
            <w:color w:val="000000" w:themeColor="text1"/>
            <w:sz w:val="20"/>
            <w:szCs w:val="20"/>
          </w:rPr>
          <w:delText xml:space="preserve">the </w:delText>
        </w:r>
        <w:r w:rsidR="00A101A3" w:rsidRPr="003C6D07" w:rsidDel="000C6B55">
          <w:rPr>
            <w:rFonts w:ascii="Times New Roman" w:hAnsi="Times New Roman" w:cs="Times New Roman"/>
            <w:color w:val="000000" w:themeColor="text1"/>
            <w:sz w:val="20"/>
            <w:szCs w:val="20"/>
          </w:rPr>
          <w:delText xml:space="preserve">performance of the </w:delText>
        </w:r>
        <w:r w:rsidR="00214AF5" w:rsidDel="000C6B55">
          <w:rPr>
            <w:rFonts w:ascii="Times New Roman" w:hAnsi="Times New Roman" w:cs="Times New Roman"/>
            <w:color w:val="000000" w:themeColor="text1"/>
            <w:sz w:val="20"/>
            <w:szCs w:val="20"/>
          </w:rPr>
          <w:delText>SSGC</w:delText>
        </w:r>
        <w:r w:rsidR="006736BE" w:rsidRPr="003C6D07" w:rsidDel="000C6B55">
          <w:rPr>
            <w:rFonts w:ascii="Times New Roman" w:hAnsi="Times New Roman" w:cs="Times New Roman"/>
            <w:color w:val="000000" w:themeColor="text1"/>
            <w:sz w:val="20"/>
            <w:szCs w:val="20"/>
          </w:rPr>
          <w:delText xml:space="preserve">’s obligations under </w:delText>
        </w:r>
        <w:r w:rsidR="00A44B67" w:rsidRPr="003C6D07" w:rsidDel="000C6B55">
          <w:rPr>
            <w:rFonts w:ascii="Times New Roman" w:hAnsi="Times New Roman" w:cs="Times New Roman"/>
            <w:color w:val="000000" w:themeColor="text1"/>
            <w:sz w:val="20"/>
            <w:szCs w:val="20"/>
          </w:rPr>
          <w:delText>this Agreement.</w:delText>
        </w:r>
      </w:del>
    </w:p>
    <w:p w14:paraId="718704C4" w14:textId="77777777" w:rsidR="000C6B55" w:rsidRPr="000C6B55" w:rsidRDefault="000C6B55" w:rsidP="000C6B55">
      <w:pPr>
        <w:contextualSpacing/>
        <w:jc w:val="both"/>
        <w:rPr>
          <w:ins w:id="406" w:author="Madeeha Soomro (TF HO)" w:date="2026-03-18T12:46:00Z"/>
          <w:rFonts w:ascii="Times New Roman" w:hAnsi="Times New Roman" w:cs="Times New Roman"/>
          <w:color w:val="000000" w:themeColor="text1"/>
          <w:sz w:val="20"/>
          <w:szCs w:val="20"/>
        </w:rPr>
      </w:pPr>
      <w:proofErr w:type="gramStart"/>
      <w:ins w:id="407" w:author="Madeeha Soomro (TF HO)" w:date="2026-03-18T12:46:00Z">
        <w:r w:rsidRPr="000C6B55">
          <w:rPr>
            <w:rFonts w:ascii="Times New Roman" w:hAnsi="Times New Roman" w:cs="Times New Roman"/>
            <w:color w:val="000000" w:themeColor="text1"/>
            <w:sz w:val="20"/>
            <w:szCs w:val="20"/>
          </w:rPr>
          <w:t>Each Party shall indemnify and hold harmless the other Party, its President, CEO, Directors, Member Offices, Employees and other Personnel against any and all claims, damages, liabilities, losses, and expenses, whether direct or indirect, or personal injury or death to persons or damage to property arising out of (</w:t>
        </w:r>
        <w:proofErr w:type="spellStart"/>
        <w:r w:rsidRPr="000C6B55">
          <w:rPr>
            <w:rFonts w:ascii="Times New Roman" w:hAnsi="Times New Roman" w:cs="Times New Roman"/>
            <w:color w:val="000000" w:themeColor="text1"/>
            <w:sz w:val="20"/>
            <w:szCs w:val="20"/>
          </w:rPr>
          <w:t>i</w:t>
        </w:r>
        <w:proofErr w:type="spellEnd"/>
        <w:r w:rsidRPr="000C6B55">
          <w:rPr>
            <w:rFonts w:ascii="Times New Roman" w:hAnsi="Times New Roman" w:cs="Times New Roman"/>
            <w:color w:val="000000" w:themeColor="text1"/>
            <w:sz w:val="20"/>
            <w:szCs w:val="20"/>
          </w:rPr>
          <w:t>) any negligence or intentional act or omission by each Party or its employees, personal, agents, etc. in connection with the Agreement, or (ii) arising out of or in connection with the performance of its obligations under this Agreement.</w:t>
        </w:r>
        <w:proofErr w:type="gramEnd"/>
        <w:r w:rsidRPr="000C6B55">
          <w:rPr>
            <w:rFonts w:ascii="Times New Roman" w:hAnsi="Times New Roman" w:cs="Times New Roman"/>
            <w:color w:val="000000" w:themeColor="text1"/>
            <w:sz w:val="20"/>
            <w:szCs w:val="20"/>
          </w:rPr>
          <w:t xml:space="preserve"> “Death or Injury” includes the death of or any injury to, or the contracting of any disease or illness, physical or mental, or the suffering of mental shock or any analogous condition, by the person concerned. "Damage" means the loss or destruction of or damage to or the permanent or temporary, partial or complete loss of the use of property, goodwill and repute.</w:t>
        </w:r>
      </w:ins>
    </w:p>
    <w:p w14:paraId="4D50E0DC" w14:textId="63CEBE46" w:rsidR="00A44B67" w:rsidRPr="003C6D07" w:rsidRDefault="000C6B55" w:rsidP="000C6B55">
      <w:pPr>
        <w:contextualSpacing/>
        <w:jc w:val="both"/>
        <w:rPr>
          <w:rFonts w:ascii="Times New Roman" w:hAnsi="Times New Roman" w:cs="Times New Roman"/>
          <w:color w:val="000000" w:themeColor="text1"/>
          <w:sz w:val="20"/>
          <w:szCs w:val="20"/>
        </w:rPr>
      </w:pPr>
      <w:ins w:id="408" w:author="Madeeha Soomro (TF HO)" w:date="2026-03-18T12:46:00Z">
        <w:r w:rsidRPr="000C6B55">
          <w:rPr>
            <w:rFonts w:ascii="Times New Roman" w:hAnsi="Times New Roman" w:cs="Times New Roman"/>
            <w:color w:val="000000" w:themeColor="text1"/>
            <w:sz w:val="20"/>
            <w:szCs w:val="20"/>
          </w:rPr>
          <w:t xml:space="preserve">Either Party, </w:t>
        </w:r>
        <w:proofErr w:type="gramStart"/>
        <w:r w:rsidRPr="000C6B55">
          <w:rPr>
            <w:rFonts w:ascii="Times New Roman" w:hAnsi="Times New Roman" w:cs="Times New Roman"/>
            <w:color w:val="000000" w:themeColor="text1"/>
            <w:sz w:val="20"/>
            <w:szCs w:val="20"/>
          </w:rPr>
          <w:t>shall not, because of expiration or termination of this Agreement, be</w:t>
        </w:r>
        <w:proofErr w:type="gramEnd"/>
        <w:r w:rsidRPr="000C6B55">
          <w:rPr>
            <w:rFonts w:ascii="Times New Roman" w:hAnsi="Times New Roman" w:cs="Times New Roman"/>
            <w:color w:val="000000" w:themeColor="text1"/>
            <w:sz w:val="20"/>
            <w:szCs w:val="20"/>
          </w:rPr>
          <w:t xml:space="preserve"> liable to the other for any compensation, reimbursement, or damages because of the loss or prospective profit or because of expenditures or commitments incurred in connection with the services provided under this Agreement.</w:t>
        </w:r>
      </w:ins>
    </w:p>
    <w:p w14:paraId="32CF3D14" w14:textId="6195873B" w:rsidR="0059563A" w:rsidRPr="0001477A" w:rsidRDefault="0059563A" w:rsidP="004418D2">
      <w:pPr>
        <w:pStyle w:val="ListParagraph"/>
        <w:numPr>
          <w:ilvl w:val="0"/>
          <w:numId w:val="5"/>
        </w:numPr>
        <w:ind w:left="450" w:hanging="450"/>
        <w:jc w:val="both"/>
        <w:rPr>
          <w:rFonts w:ascii="Times New Roman" w:hAnsi="Times New Roman" w:cs="Times New Roman"/>
          <w:b/>
          <w:color w:val="000000" w:themeColor="text1"/>
          <w:sz w:val="20"/>
          <w:szCs w:val="20"/>
        </w:rPr>
      </w:pPr>
      <w:r w:rsidRPr="0001477A">
        <w:rPr>
          <w:rFonts w:ascii="Times New Roman" w:hAnsi="Times New Roman" w:cs="Times New Roman"/>
          <w:b/>
          <w:color w:val="000000" w:themeColor="text1"/>
          <w:sz w:val="20"/>
          <w:szCs w:val="20"/>
        </w:rPr>
        <w:t>ENTIRE AGREEMENT</w:t>
      </w:r>
    </w:p>
    <w:p w14:paraId="5366E3FC" w14:textId="4AFE3A9C" w:rsidR="0059563A" w:rsidRDefault="00EF73B2" w:rsidP="004418D2">
      <w:pPr>
        <w:spacing w:after="0"/>
        <w:ind w:left="450" w:hanging="45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59563A" w:rsidRPr="003C6D07">
        <w:rPr>
          <w:rFonts w:ascii="Times New Roman" w:hAnsi="Times New Roman" w:cs="Times New Roman"/>
          <w:color w:val="000000" w:themeColor="text1"/>
          <w:sz w:val="20"/>
          <w:szCs w:val="20"/>
        </w:rPr>
        <w:t xml:space="preserve">This Agreement including </w:t>
      </w:r>
      <w:r w:rsidR="00260550" w:rsidRPr="003C6D07">
        <w:rPr>
          <w:rFonts w:ascii="Times New Roman" w:hAnsi="Times New Roman" w:cs="Times New Roman"/>
          <w:color w:val="000000" w:themeColor="text1"/>
          <w:sz w:val="20"/>
          <w:szCs w:val="20"/>
        </w:rPr>
        <w:t xml:space="preserve">all Tables </w:t>
      </w:r>
      <w:r w:rsidR="0059563A" w:rsidRPr="003C6D07">
        <w:rPr>
          <w:rFonts w:ascii="Times New Roman" w:hAnsi="Times New Roman" w:cs="Times New Roman"/>
          <w:color w:val="000000" w:themeColor="text1"/>
          <w:sz w:val="20"/>
          <w:szCs w:val="20"/>
        </w:rPr>
        <w:t>is intended by the Parties as the final expression of their agreement and is intended also as a complete and exclusives statement of the terms of their agreement with respect to their relationship and all related matters hereof and supersedes all prior agreements whether express or implied (if any).</w:t>
      </w:r>
    </w:p>
    <w:p w14:paraId="058CE02C" w14:textId="0880B0DC" w:rsidR="00D151B1" w:rsidRDefault="00D151B1" w:rsidP="004418D2">
      <w:pPr>
        <w:spacing w:after="0"/>
        <w:jc w:val="both"/>
        <w:rPr>
          <w:rFonts w:ascii="Times New Roman" w:hAnsi="Times New Roman" w:cs="Times New Roman"/>
          <w:color w:val="000000" w:themeColor="text1"/>
          <w:sz w:val="20"/>
          <w:szCs w:val="20"/>
        </w:rPr>
      </w:pPr>
    </w:p>
    <w:p w14:paraId="2D450B79" w14:textId="12F13EBF" w:rsidR="0059563A" w:rsidRPr="0001477A" w:rsidRDefault="0059563A" w:rsidP="004418D2">
      <w:pPr>
        <w:pStyle w:val="ListParagraph"/>
        <w:numPr>
          <w:ilvl w:val="0"/>
          <w:numId w:val="5"/>
        </w:numPr>
        <w:ind w:left="450" w:hanging="450"/>
        <w:jc w:val="both"/>
        <w:rPr>
          <w:rFonts w:ascii="Times New Roman" w:hAnsi="Times New Roman" w:cs="Times New Roman"/>
          <w:b/>
          <w:color w:val="000000" w:themeColor="text1"/>
          <w:sz w:val="20"/>
          <w:szCs w:val="20"/>
        </w:rPr>
      </w:pPr>
      <w:r w:rsidRPr="0001477A">
        <w:rPr>
          <w:rFonts w:ascii="Times New Roman" w:hAnsi="Times New Roman" w:cs="Times New Roman"/>
          <w:b/>
          <w:color w:val="000000" w:themeColor="text1"/>
          <w:sz w:val="20"/>
          <w:szCs w:val="20"/>
        </w:rPr>
        <w:t>RELATIONSHIP OF PARTIES</w:t>
      </w:r>
    </w:p>
    <w:p w14:paraId="4CD5DB07" w14:textId="4DA27870" w:rsidR="00A03D72" w:rsidRDefault="00EF73B2" w:rsidP="004418D2">
      <w:pPr>
        <w:spacing w:after="0"/>
        <w:ind w:left="450" w:hanging="45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w:t>
      </w:r>
      <w:r w:rsidR="0001477A">
        <w:rPr>
          <w:rFonts w:ascii="Times New Roman" w:hAnsi="Times New Roman" w:cs="Times New Roman"/>
          <w:color w:val="000000" w:themeColor="text1"/>
          <w:sz w:val="20"/>
          <w:szCs w:val="20"/>
        </w:rPr>
        <w:tab/>
      </w:r>
      <w:r w:rsidR="0059563A" w:rsidRPr="003C6D07">
        <w:rPr>
          <w:rFonts w:ascii="Times New Roman" w:hAnsi="Times New Roman" w:cs="Times New Roman"/>
          <w:color w:val="000000" w:themeColor="text1"/>
          <w:sz w:val="20"/>
          <w:szCs w:val="20"/>
        </w:rPr>
        <w:t xml:space="preserve">The relationship created herein does not constitute any partnership between the Parties and this Agreement does not empower either Party to be the legal representative or agent of the other for any purpose whatsoever. The Parties shall have no right or authority to assume, create or incur any liability or obligation of any kind, whether express or implied, against or in the name of or on behalf of each other except as </w:t>
      </w:r>
      <w:proofErr w:type="gramStart"/>
      <w:r w:rsidR="0059563A" w:rsidRPr="003C6D07">
        <w:rPr>
          <w:rFonts w:ascii="Times New Roman" w:hAnsi="Times New Roman" w:cs="Times New Roman"/>
          <w:color w:val="000000" w:themeColor="text1"/>
          <w:sz w:val="20"/>
          <w:szCs w:val="20"/>
        </w:rPr>
        <w:t>may be otherwise agreed</w:t>
      </w:r>
      <w:proofErr w:type="gramEnd"/>
      <w:r w:rsidR="0059563A" w:rsidRPr="003C6D07">
        <w:rPr>
          <w:rFonts w:ascii="Times New Roman" w:hAnsi="Times New Roman" w:cs="Times New Roman"/>
          <w:color w:val="000000" w:themeColor="text1"/>
          <w:sz w:val="20"/>
          <w:szCs w:val="20"/>
        </w:rPr>
        <w:t xml:space="preserve"> upon in writing between the Parties.</w:t>
      </w:r>
    </w:p>
    <w:p w14:paraId="3B25A63B" w14:textId="77777777" w:rsidR="00D151B1" w:rsidRPr="003C6D07" w:rsidRDefault="00D151B1" w:rsidP="004418D2">
      <w:pPr>
        <w:spacing w:after="0"/>
        <w:jc w:val="both"/>
        <w:rPr>
          <w:rFonts w:ascii="Times New Roman" w:hAnsi="Times New Roman" w:cs="Times New Roman"/>
          <w:color w:val="000000" w:themeColor="text1"/>
          <w:sz w:val="20"/>
          <w:szCs w:val="20"/>
        </w:rPr>
      </w:pPr>
    </w:p>
    <w:p w14:paraId="43406C9E" w14:textId="6CF33AAD" w:rsidR="00B16354" w:rsidRPr="0001477A" w:rsidRDefault="00B16354" w:rsidP="004418D2">
      <w:pPr>
        <w:pStyle w:val="ListParagraph"/>
        <w:numPr>
          <w:ilvl w:val="0"/>
          <w:numId w:val="5"/>
        </w:numPr>
        <w:ind w:left="450" w:hanging="450"/>
        <w:jc w:val="both"/>
        <w:rPr>
          <w:rFonts w:ascii="Times New Roman" w:hAnsi="Times New Roman" w:cs="Times New Roman"/>
          <w:b/>
          <w:color w:val="000000" w:themeColor="text1"/>
          <w:sz w:val="20"/>
          <w:szCs w:val="20"/>
        </w:rPr>
      </w:pPr>
      <w:r w:rsidRPr="0001477A">
        <w:rPr>
          <w:rFonts w:ascii="Times New Roman" w:hAnsi="Times New Roman" w:cs="Times New Roman"/>
          <w:b/>
          <w:color w:val="000000" w:themeColor="text1"/>
          <w:sz w:val="20"/>
          <w:szCs w:val="20"/>
        </w:rPr>
        <w:t>ASSIGNMENT</w:t>
      </w:r>
    </w:p>
    <w:p w14:paraId="1993B168" w14:textId="07A589E7" w:rsidR="00182D60" w:rsidDel="000C6B55" w:rsidRDefault="00B16354" w:rsidP="004418D2">
      <w:pPr>
        <w:spacing w:after="0"/>
        <w:ind w:left="450"/>
        <w:jc w:val="both"/>
        <w:rPr>
          <w:del w:id="409" w:author="Madeeha Soomro (TF HO)" w:date="2026-03-18T12:51:00Z"/>
          <w:rFonts w:ascii="Times New Roman" w:hAnsi="Times New Roman" w:cs="Times New Roman"/>
          <w:color w:val="000000" w:themeColor="text1"/>
          <w:sz w:val="20"/>
          <w:szCs w:val="20"/>
        </w:rPr>
      </w:pPr>
      <w:del w:id="410" w:author="Madeeha Soomro (TF HO)" w:date="2026-03-18T12:51:00Z">
        <w:r w:rsidRPr="003C6D07" w:rsidDel="000C6B55">
          <w:rPr>
            <w:rFonts w:ascii="Times New Roman" w:hAnsi="Times New Roman" w:cs="Times New Roman"/>
            <w:color w:val="000000" w:themeColor="text1"/>
            <w:sz w:val="20"/>
            <w:szCs w:val="20"/>
          </w:rPr>
          <w:lastRenderedPageBreak/>
          <w:delText xml:space="preserve">This Agreement may not be assigned by </w:delText>
        </w:r>
        <w:r w:rsidR="00DD472D" w:rsidRPr="003C6D07" w:rsidDel="000C6B55">
          <w:rPr>
            <w:rFonts w:ascii="Times New Roman" w:hAnsi="Times New Roman" w:cs="Times New Roman"/>
            <w:color w:val="000000" w:themeColor="text1"/>
            <w:sz w:val="20"/>
            <w:szCs w:val="20"/>
          </w:rPr>
          <w:delText xml:space="preserve">the </w:delText>
        </w:r>
        <w:r w:rsidR="00214AF5" w:rsidDel="000C6B55">
          <w:rPr>
            <w:rFonts w:ascii="Times New Roman" w:hAnsi="Times New Roman" w:cs="Times New Roman"/>
            <w:color w:val="000000" w:themeColor="text1"/>
            <w:sz w:val="20"/>
            <w:szCs w:val="20"/>
          </w:rPr>
          <w:delText>SSGC</w:delText>
        </w:r>
        <w:r w:rsidR="00DD472D" w:rsidRPr="003C6D07" w:rsidDel="000C6B55">
          <w:rPr>
            <w:rFonts w:ascii="Times New Roman" w:hAnsi="Times New Roman" w:cs="Times New Roman"/>
            <w:color w:val="000000" w:themeColor="text1"/>
            <w:sz w:val="20"/>
            <w:szCs w:val="20"/>
          </w:rPr>
          <w:delText xml:space="preserve"> prior taking written approval by MMBL</w:delText>
        </w:r>
        <w:r w:rsidRPr="003C6D07" w:rsidDel="000C6B55">
          <w:rPr>
            <w:rFonts w:ascii="Times New Roman" w:hAnsi="Times New Roman" w:cs="Times New Roman"/>
            <w:color w:val="000000" w:themeColor="text1"/>
            <w:sz w:val="20"/>
            <w:szCs w:val="20"/>
          </w:rPr>
          <w:delText xml:space="preserve">. However, MMBL may assign this Agreement, partly or wholly, to any of its affiliates/ sister concerns without seeking </w:delText>
        </w:r>
        <w:r w:rsidR="00214AF5" w:rsidDel="000C6B55">
          <w:rPr>
            <w:rFonts w:ascii="Times New Roman" w:hAnsi="Times New Roman" w:cs="Times New Roman"/>
            <w:color w:val="000000" w:themeColor="text1"/>
            <w:sz w:val="20"/>
            <w:szCs w:val="20"/>
          </w:rPr>
          <w:delText>SSGC</w:delText>
        </w:r>
        <w:r w:rsidRPr="003C6D07" w:rsidDel="000C6B55">
          <w:rPr>
            <w:rFonts w:ascii="Times New Roman" w:hAnsi="Times New Roman" w:cs="Times New Roman"/>
            <w:color w:val="000000" w:themeColor="text1"/>
            <w:sz w:val="20"/>
            <w:szCs w:val="20"/>
          </w:rPr>
          <w:delText>’s consent.</w:delText>
        </w:r>
      </w:del>
      <w:ins w:id="411" w:author="Madeeha Soomro (TF HO)" w:date="2026-03-18T12:51:00Z">
        <w:r w:rsidR="000C6B55" w:rsidRPr="000C6B55">
          <w:t xml:space="preserve"> </w:t>
        </w:r>
        <w:proofErr w:type="gramStart"/>
        <w:r w:rsidR="000C6B55" w:rsidRPr="000C6B55">
          <w:rPr>
            <w:rFonts w:ascii="Times New Roman" w:hAnsi="Times New Roman" w:cs="Times New Roman"/>
            <w:color w:val="000000" w:themeColor="text1"/>
            <w:sz w:val="20"/>
            <w:szCs w:val="20"/>
          </w:rPr>
          <w:t>This Agreement may not be assigned by either Party other than</w:t>
        </w:r>
        <w:proofErr w:type="gramEnd"/>
        <w:r w:rsidR="000C6B55" w:rsidRPr="000C6B55">
          <w:rPr>
            <w:rFonts w:ascii="Times New Roman" w:hAnsi="Times New Roman" w:cs="Times New Roman"/>
            <w:color w:val="000000" w:themeColor="text1"/>
            <w:sz w:val="20"/>
            <w:szCs w:val="20"/>
          </w:rPr>
          <w:t xml:space="preserve"> by mutual agreement between the Parties in writing.</w:t>
        </w:r>
      </w:ins>
    </w:p>
    <w:p w14:paraId="6FB27CEC" w14:textId="77777777" w:rsidR="00FE1516" w:rsidRPr="003C6D07" w:rsidRDefault="00FE1516" w:rsidP="008905F1">
      <w:pPr>
        <w:ind w:left="-90" w:right="-540"/>
        <w:jc w:val="both"/>
        <w:rPr>
          <w:rFonts w:ascii="Times New Roman" w:hAnsi="Times New Roman" w:cs="Times New Roman"/>
          <w:color w:val="000000" w:themeColor="text1"/>
          <w:sz w:val="20"/>
          <w:szCs w:val="20"/>
        </w:rPr>
      </w:pPr>
    </w:p>
    <w:p w14:paraId="5209AB9C" w14:textId="53F6B4D4" w:rsidR="00A67271" w:rsidRPr="0001477A" w:rsidRDefault="0001477A" w:rsidP="004418D2">
      <w:pPr>
        <w:pStyle w:val="ListParagraph"/>
        <w:numPr>
          <w:ilvl w:val="0"/>
          <w:numId w:val="5"/>
        </w:numPr>
        <w:tabs>
          <w:tab w:val="left" w:pos="360"/>
        </w:tabs>
        <w:ind w:left="450" w:hanging="450"/>
        <w:jc w:val="both"/>
        <w:rPr>
          <w:rFonts w:ascii="Times New Roman" w:hAnsi="Times New Roman" w:cs="Times New Roman"/>
          <w:color w:val="000000" w:themeColor="text1"/>
          <w:sz w:val="20"/>
          <w:szCs w:val="20"/>
        </w:rPr>
      </w:pPr>
      <w:r>
        <w:rPr>
          <w:rFonts w:ascii="Times New Roman" w:hAnsi="Times New Roman" w:cs="Times New Roman"/>
          <w:b/>
          <w:color w:val="000000" w:themeColor="text1"/>
          <w:sz w:val="20"/>
          <w:szCs w:val="20"/>
        </w:rPr>
        <w:t xml:space="preserve">    </w:t>
      </w:r>
      <w:r w:rsidR="00A67271" w:rsidRPr="0001477A">
        <w:rPr>
          <w:rFonts w:ascii="Times New Roman" w:hAnsi="Times New Roman" w:cs="Times New Roman"/>
          <w:b/>
          <w:color w:val="000000" w:themeColor="text1"/>
          <w:sz w:val="20"/>
          <w:szCs w:val="20"/>
        </w:rPr>
        <w:t xml:space="preserve">GOVERNING LAW, JURISDICTION </w:t>
      </w:r>
      <w:r w:rsidR="00E11493" w:rsidRPr="0001477A">
        <w:rPr>
          <w:rFonts w:ascii="Times New Roman" w:hAnsi="Times New Roman" w:cs="Times New Roman"/>
          <w:b/>
          <w:color w:val="000000" w:themeColor="text1"/>
          <w:sz w:val="20"/>
          <w:szCs w:val="20"/>
        </w:rPr>
        <w:t>AND DISPUTE RESOLUTION</w:t>
      </w:r>
    </w:p>
    <w:p w14:paraId="58096ECA" w14:textId="0577D755" w:rsidR="00A67271" w:rsidRPr="0001477A" w:rsidRDefault="00A67271" w:rsidP="004418D2">
      <w:pPr>
        <w:pStyle w:val="ListParagraph"/>
        <w:numPr>
          <w:ilvl w:val="1"/>
          <w:numId w:val="5"/>
        </w:numPr>
        <w:ind w:left="540" w:hanging="540"/>
        <w:jc w:val="both"/>
        <w:rPr>
          <w:rFonts w:ascii="Times New Roman" w:hAnsi="Times New Roman" w:cs="Times New Roman"/>
          <w:color w:val="000000" w:themeColor="text1"/>
          <w:sz w:val="20"/>
          <w:szCs w:val="20"/>
        </w:rPr>
      </w:pPr>
      <w:r w:rsidRPr="0001477A">
        <w:rPr>
          <w:rFonts w:ascii="Times New Roman" w:hAnsi="Times New Roman" w:cs="Times New Roman"/>
          <w:color w:val="000000" w:themeColor="text1"/>
          <w:sz w:val="20"/>
          <w:szCs w:val="20"/>
        </w:rPr>
        <w:t>This Agreement shall be governed by the Laws of the Islamic Republic of Pakistan</w:t>
      </w:r>
    </w:p>
    <w:p w14:paraId="7CEC2388" w14:textId="785A1F59" w:rsidR="00E11493" w:rsidRPr="0001477A" w:rsidRDefault="00E11493" w:rsidP="004418D2">
      <w:pPr>
        <w:pStyle w:val="ListParagraph"/>
        <w:numPr>
          <w:ilvl w:val="1"/>
          <w:numId w:val="5"/>
        </w:numPr>
        <w:ind w:left="540" w:hanging="540"/>
        <w:jc w:val="both"/>
        <w:rPr>
          <w:rFonts w:ascii="Times New Roman" w:hAnsi="Times New Roman" w:cs="Times New Roman"/>
          <w:color w:val="000000" w:themeColor="text1"/>
          <w:sz w:val="20"/>
          <w:szCs w:val="20"/>
        </w:rPr>
      </w:pPr>
      <w:r w:rsidRPr="0001477A">
        <w:rPr>
          <w:rFonts w:ascii="Times New Roman" w:hAnsi="Times New Roman" w:cs="Times New Roman"/>
          <w:color w:val="000000" w:themeColor="text1"/>
          <w:sz w:val="20"/>
          <w:szCs w:val="20"/>
        </w:rPr>
        <w:t xml:space="preserve">The Parties shall attempt in good faith </w:t>
      </w:r>
      <w:proofErr w:type="gramStart"/>
      <w:r w:rsidRPr="0001477A">
        <w:rPr>
          <w:rFonts w:ascii="Times New Roman" w:hAnsi="Times New Roman" w:cs="Times New Roman"/>
          <w:color w:val="000000" w:themeColor="text1"/>
          <w:sz w:val="20"/>
          <w:szCs w:val="20"/>
        </w:rPr>
        <w:t>to amicably resolve</w:t>
      </w:r>
      <w:proofErr w:type="gramEnd"/>
      <w:r w:rsidRPr="0001477A">
        <w:rPr>
          <w:rFonts w:ascii="Times New Roman" w:hAnsi="Times New Roman" w:cs="Times New Roman"/>
          <w:color w:val="000000" w:themeColor="text1"/>
          <w:sz w:val="20"/>
          <w:szCs w:val="20"/>
        </w:rPr>
        <w:t xml:space="preserve"> any dispute through senior level of management. Any dispute which is not resolved within reasonable period of time shall be referred to arbitration by a sole arbitrator appointed by mutual agreement of the Parties under the Pakistan Arbitration Act, 1940 as amended and failing such mutual agreement the arbitrator shall be appointed by the Court. The seat of arbitration shall be at </w:t>
      </w:r>
      <w:del w:id="412" w:author="Madeeha Soomro (TF HO)" w:date="2026-03-18T13:27:00Z">
        <w:r w:rsidRPr="0001477A" w:rsidDel="00BF4E7C">
          <w:rPr>
            <w:rFonts w:ascii="Times New Roman" w:hAnsi="Times New Roman" w:cs="Times New Roman"/>
            <w:color w:val="000000" w:themeColor="text1"/>
            <w:sz w:val="20"/>
            <w:szCs w:val="20"/>
          </w:rPr>
          <w:delText>Islamabad</w:delText>
        </w:r>
        <w:r w:rsidR="00A67271" w:rsidRPr="0001477A" w:rsidDel="00BF4E7C">
          <w:rPr>
            <w:rFonts w:ascii="Times New Roman" w:hAnsi="Times New Roman" w:cs="Times New Roman"/>
            <w:color w:val="000000" w:themeColor="text1"/>
            <w:sz w:val="20"/>
            <w:szCs w:val="20"/>
          </w:rPr>
          <w:delText xml:space="preserve"> </w:delText>
        </w:r>
      </w:del>
      <w:ins w:id="413" w:author="Madeeha Soomro (TF HO)" w:date="2026-03-18T13:27:00Z">
        <w:r w:rsidR="00BF4E7C">
          <w:rPr>
            <w:rFonts w:ascii="Times New Roman" w:hAnsi="Times New Roman" w:cs="Times New Roman"/>
            <w:color w:val="000000" w:themeColor="text1"/>
            <w:sz w:val="20"/>
            <w:szCs w:val="20"/>
          </w:rPr>
          <w:t>Karachi</w:t>
        </w:r>
        <w:r w:rsidR="00BF4E7C" w:rsidRPr="0001477A">
          <w:rPr>
            <w:rFonts w:ascii="Times New Roman" w:hAnsi="Times New Roman" w:cs="Times New Roman"/>
            <w:color w:val="000000" w:themeColor="text1"/>
            <w:sz w:val="20"/>
            <w:szCs w:val="20"/>
          </w:rPr>
          <w:t xml:space="preserve"> </w:t>
        </w:r>
      </w:ins>
      <w:r w:rsidR="00A67271" w:rsidRPr="0001477A">
        <w:rPr>
          <w:rFonts w:ascii="Times New Roman" w:hAnsi="Times New Roman" w:cs="Times New Roman"/>
          <w:color w:val="000000" w:themeColor="text1"/>
          <w:sz w:val="20"/>
          <w:szCs w:val="20"/>
        </w:rPr>
        <w:t>and the proceedings</w:t>
      </w:r>
      <w:r w:rsidRPr="0001477A">
        <w:rPr>
          <w:rFonts w:ascii="Times New Roman" w:hAnsi="Times New Roman" w:cs="Times New Roman"/>
          <w:color w:val="000000" w:themeColor="text1"/>
          <w:sz w:val="20"/>
          <w:szCs w:val="20"/>
        </w:rPr>
        <w:t xml:space="preserve"> </w:t>
      </w:r>
      <w:proofErr w:type="gramStart"/>
      <w:r w:rsidRPr="0001477A">
        <w:rPr>
          <w:rFonts w:ascii="Times New Roman" w:hAnsi="Times New Roman" w:cs="Times New Roman"/>
          <w:color w:val="000000" w:themeColor="text1"/>
          <w:sz w:val="20"/>
          <w:szCs w:val="20"/>
        </w:rPr>
        <w:t xml:space="preserve">shall be </w:t>
      </w:r>
      <w:r w:rsidR="00A67271" w:rsidRPr="0001477A">
        <w:rPr>
          <w:rFonts w:ascii="Times New Roman" w:hAnsi="Times New Roman" w:cs="Times New Roman"/>
          <w:color w:val="000000" w:themeColor="text1"/>
          <w:sz w:val="20"/>
          <w:szCs w:val="20"/>
        </w:rPr>
        <w:t>conducted</w:t>
      </w:r>
      <w:proofErr w:type="gramEnd"/>
      <w:r w:rsidR="00A67271" w:rsidRPr="0001477A">
        <w:rPr>
          <w:rFonts w:ascii="Times New Roman" w:hAnsi="Times New Roman" w:cs="Times New Roman"/>
          <w:color w:val="000000" w:themeColor="text1"/>
          <w:sz w:val="20"/>
          <w:szCs w:val="20"/>
        </w:rPr>
        <w:t xml:space="preserve"> in </w:t>
      </w:r>
      <w:r w:rsidRPr="0001477A">
        <w:rPr>
          <w:rFonts w:ascii="Times New Roman" w:hAnsi="Times New Roman" w:cs="Times New Roman"/>
          <w:color w:val="000000" w:themeColor="text1"/>
          <w:sz w:val="20"/>
          <w:szCs w:val="20"/>
        </w:rPr>
        <w:t>English. The arbitral award shall be final and binding on Parties.</w:t>
      </w:r>
    </w:p>
    <w:p w14:paraId="0A1C04AE" w14:textId="3D1BE8AA" w:rsidR="00F84CEB" w:rsidRPr="0001477A" w:rsidRDefault="00F84CEB" w:rsidP="004418D2">
      <w:pPr>
        <w:pStyle w:val="ListParagraph"/>
        <w:numPr>
          <w:ilvl w:val="1"/>
          <w:numId w:val="5"/>
        </w:numPr>
        <w:ind w:left="540" w:hanging="540"/>
        <w:jc w:val="both"/>
        <w:rPr>
          <w:rFonts w:ascii="Times New Roman" w:hAnsi="Times New Roman" w:cs="Times New Roman"/>
          <w:color w:val="000000" w:themeColor="text1"/>
          <w:sz w:val="20"/>
          <w:szCs w:val="20"/>
        </w:rPr>
      </w:pPr>
      <w:r w:rsidRPr="0001477A">
        <w:rPr>
          <w:rFonts w:ascii="Times New Roman" w:hAnsi="Times New Roman" w:cs="Times New Roman"/>
          <w:color w:val="000000" w:themeColor="text1"/>
          <w:sz w:val="20"/>
          <w:szCs w:val="20"/>
        </w:rPr>
        <w:t xml:space="preserve">In the event of any dispute between the </w:t>
      </w:r>
      <w:r w:rsidR="00214AF5" w:rsidRPr="0001477A">
        <w:rPr>
          <w:rFonts w:ascii="Times New Roman" w:hAnsi="Times New Roman" w:cs="Times New Roman"/>
          <w:color w:val="000000" w:themeColor="text1"/>
          <w:sz w:val="20"/>
          <w:szCs w:val="20"/>
        </w:rPr>
        <w:t>SSGC</w:t>
      </w:r>
      <w:r w:rsidRPr="0001477A">
        <w:rPr>
          <w:rFonts w:ascii="Times New Roman" w:hAnsi="Times New Roman" w:cs="Times New Roman"/>
          <w:color w:val="000000" w:themeColor="text1"/>
          <w:sz w:val="20"/>
          <w:szCs w:val="20"/>
        </w:rPr>
        <w:t xml:space="preserve"> and the Customer whether in relation to any deficient, improper or incomplete </w:t>
      </w:r>
      <w:r w:rsidR="0046458E" w:rsidRPr="0001477A">
        <w:rPr>
          <w:rFonts w:ascii="Times New Roman" w:hAnsi="Times New Roman" w:cs="Times New Roman"/>
          <w:color w:val="000000" w:themeColor="text1"/>
          <w:sz w:val="20"/>
          <w:szCs w:val="20"/>
        </w:rPr>
        <w:t>S</w:t>
      </w:r>
      <w:r w:rsidRPr="0001477A">
        <w:rPr>
          <w:rFonts w:ascii="Times New Roman" w:hAnsi="Times New Roman" w:cs="Times New Roman"/>
          <w:color w:val="000000" w:themeColor="text1"/>
          <w:sz w:val="20"/>
          <w:szCs w:val="20"/>
        </w:rPr>
        <w:t xml:space="preserve">ervice provided by the </w:t>
      </w:r>
      <w:r w:rsidR="00214AF5" w:rsidRPr="0001477A">
        <w:rPr>
          <w:rFonts w:ascii="Times New Roman" w:hAnsi="Times New Roman" w:cs="Times New Roman"/>
          <w:color w:val="000000" w:themeColor="text1"/>
          <w:sz w:val="20"/>
          <w:szCs w:val="20"/>
        </w:rPr>
        <w:t>SSGC</w:t>
      </w:r>
      <w:r w:rsidRPr="0001477A">
        <w:rPr>
          <w:rFonts w:ascii="Times New Roman" w:hAnsi="Times New Roman" w:cs="Times New Roman"/>
          <w:color w:val="000000" w:themeColor="text1"/>
          <w:sz w:val="20"/>
          <w:szCs w:val="20"/>
        </w:rPr>
        <w:t xml:space="preserve"> or otherwise, MMBL shall not be made a party to any litigation, arbitration or other proceeding instituted in respect of such disputes. </w:t>
      </w:r>
    </w:p>
    <w:p w14:paraId="4D419870" w14:textId="22935B58" w:rsidR="0001477A" w:rsidRDefault="0001477A" w:rsidP="004418D2">
      <w:pPr>
        <w:spacing w:after="0"/>
        <w:ind w:left="540" w:hanging="540"/>
        <w:jc w:val="both"/>
        <w:rPr>
          <w:rFonts w:ascii="Times New Roman" w:hAnsi="Times New Roman" w:cs="Times New Roman"/>
          <w:color w:val="000000" w:themeColor="text1"/>
          <w:sz w:val="20"/>
          <w:szCs w:val="20"/>
        </w:rPr>
      </w:pPr>
    </w:p>
    <w:p w14:paraId="0A23FB11" w14:textId="77777777" w:rsidR="009967B7" w:rsidRPr="003C6D07" w:rsidRDefault="009967B7" w:rsidP="004418D2">
      <w:pPr>
        <w:spacing w:after="0"/>
        <w:ind w:left="540" w:hanging="540"/>
        <w:jc w:val="both"/>
        <w:rPr>
          <w:rFonts w:ascii="Times New Roman" w:hAnsi="Times New Roman" w:cs="Times New Roman"/>
          <w:color w:val="000000" w:themeColor="text1"/>
          <w:sz w:val="20"/>
          <w:szCs w:val="20"/>
        </w:rPr>
      </w:pPr>
    </w:p>
    <w:p w14:paraId="6FEC4CD1" w14:textId="37E2CA64" w:rsidR="00DD1017" w:rsidRPr="0001477A" w:rsidRDefault="00BE1138" w:rsidP="004418D2">
      <w:pPr>
        <w:pStyle w:val="ListParagraph"/>
        <w:numPr>
          <w:ilvl w:val="0"/>
          <w:numId w:val="5"/>
        </w:numPr>
        <w:ind w:left="540" w:hanging="540"/>
        <w:jc w:val="both"/>
        <w:rPr>
          <w:rFonts w:ascii="Times New Roman" w:hAnsi="Times New Roman" w:cs="Times New Roman"/>
          <w:b/>
          <w:color w:val="000000" w:themeColor="text1"/>
          <w:sz w:val="20"/>
          <w:szCs w:val="20"/>
        </w:rPr>
      </w:pPr>
      <w:r w:rsidRPr="0001477A">
        <w:rPr>
          <w:rFonts w:ascii="Times New Roman" w:hAnsi="Times New Roman" w:cs="Times New Roman"/>
          <w:b/>
          <w:color w:val="000000" w:themeColor="text1"/>
          <w:sz w:val="20"/>
          <w:szCs w:val="20"/>
        </w:rPr>
        <w:t>TERM AND TERMINATION</w:t>
      </w:r>
    </w:p>
    <w:p w14:paraId="574BE450" w14:textId="0DB3607E" w:rsidR="00E44BCC" w:rsidRPr="004418D2" w:rsidRDefault="00D35D77" w:rsidP="00D35D77">
      <w:pPr>
        <w:pStyle w:val="ListParagraph"/>
        <w:numPr>
          <w:ilvl w:val="1"/>
          <w:numId w:val="5"/>
        </w:numPr>
        <w:jc w:val="both"/>
        <w:rPr>
          <w:rFonts w:ascii="Times New Roman" w:hAnsi="Times New Roman" w:cs="Times New Roman"/>
          <w:color w:val="000000" w:themeColor="text1"/>
          <w:sz w:val="20"/>
          <w:szCs w:val="20"/>
        </w:rPr>
      </w:pPr>
      <w:ins w:id="414" w:author="Madeeha Soomro (TF HO)" w:date="2026-03-18T12:59:00Z">
        <w:r w:rsidRPr="00D35D77">
          <w:rPr>
            <w:rFonts w:ascii="Times New Roman" w:hAnsi="Times New Roman" w:cs="Times New Roman"/>
            <w:color w:val="000000" w:themeColor="text1"/>
            <w:sz w:val="20"/>
            <w:szCs w:val="20"/>
          </w:rPr>
          <w:t xml:space="preserve">The Parties have entered into this Agreement initially for twelve (12) calendar months from the Effective Date. This Agreement shall stand automatically renewed </w:t>
        </w:r>
      </w:ins>
      <w:del w:id="415" w:author="Madeeha Soomro (TF HO)" w:date="2026-03-18T12:59:00Z">
        <w:r w:rsidR="00DE76E2" w:rsidRPr="004418D2" w:rsidDel="00D35D77">
          <w:rPr>
            <w:rFonts w:ascii="Times New Roman" w:hAnsi="Times New Roman" w:cs="Times New Roman"/>
            <w:color w:val="000000" w:themeColor="text1"/>
            <w:sz w:val="20"/>
            <w:szCs w:val="20"/>
          </w:rPr>
          <w:delText>The Agreement shall come into effect on the Effective Date and shall remain in force for a period of twelve (12) months. Upon expiry of the term, this Agreement will continue to auto renew (without signing any addendum for extension) on annual basis</w:delText>
        </w:r>
      </w:del>
      <w:r w:rsidR="00DE76E2" w:rsidRPr="004418D2">
        <w:rPr>
          <w:rFonts w:ascii="Times New Roman" w:hAnsi="Times New Roman" w:cs="Times New Roman"/>
          <w:color w:val="000000" w:themeColor="text1"/>
          <w:sz w:val="20"/>
          <w:szCs w:val="20"/>
        </w:rPr>
        <w:t xml:space="preserve"> unless terminated earlier by either Party as per the terms mentioned below</w:t>
      </w:r>
      <w:r w:rsidR="00DD472D" w:rsidRPr="004418D2">
        <w:rPr>
          <w:rFonts w:ascii="Times New Roman" w:hAnsi="Times New Roman" w:cs="Times New Roman"/>
          <w:color w:val="000000" w:themeColor="text1"/>
          <w:sz w:val="20"/>
          <w:szCs w:val="20"/>
        </w:rPr>
        <w:t>:</w:t>
      </w:r>
    </w:p>
    <w:p w14:paraId="1582AA9B" w14:textId="62D2937F" w:rsidR="00DD1017" w:rsidRPr="004418D2" w:rsidRDefault="0042506B" w:rsidP="004418D2">
      <w:pPr>
        <w:pStyle w:val="ListParagraph"/>
        <w:numPr>
          <w:ilvl w:val="2"/>
          <w:numId w:val="5"/>
        </w:numPr>
        <w:ind w:left="630" w:hanging="630"/>
        <w:jc w:val="both"/>
        <w:rPr>
          <w:rFonts w:ascii="Times New Roman" w:eastAsia="Arial Unicode MS" w:hAnsi="Times New Roman" w:cs="Times New Roman"/>
          <w:color w:val="000000" w:themeColor="text1"/>
          <w:sz w:val="20"/>
          <w:szCs w:val="20"/>
        </w:rPr>
      </w:pPr>
      <w:r w:rsidRPr="004418D2">
        <w:rPr>
          <w:rFonts w:ascii="Times New Roman" w:hAnsi="Times New Roman" w:cs="Times New Roman"/>
          <w:sz w:val="20"/>
          <w:szCs w:val="20"/>
        </w:rPr>
        <w:t>By either Party</w:t>
      </w:r>
      <w:r w:rsidR="00DD1017" w:rsidRPr="004418D2">
        <w:rPr>
          <w:rFonts w:ascii="Times New Roman" w:eastAsia="Arial Unicode MS" w:hAnsi="Times New Roman" w:cs="Times New Roman"/>
          <w:color w:val="000000" w:themeColor="text1"/>
          <w:sz w:val="20"/>
          <w:szCs w:val="20"/>
        </w:rPr>
        <w:t xml:space="preserve"> without prior notice and with immediate effect in the case of a breach by the </w:t>
      </w:r>
      <w:r w:rsidRPr="004418D2">
        <w:rPr>
          <w:rFonts w:ascii="Times New Roman" w:eastAsia="Arial Unicode MS" w:hAnsi="Times New Roman" w:cs="Times New Roman"/>
          <w:color w:val="000000" w:themeColor="text1"/>
          <w:sz w:val="20"/>
          <w:szCs w:val="20"/>
        </w:rPr>
        <w:t xml:space="preserve">OTHER PARTY </w:t>
      </w:r>
      <w:r w:rsidR="00DD1017" w:rsidRPr="004418D2">
        <w:rPr>
          <w:rFonts w:ascii="Times New Roman" w:eastAsia="Arial Unicode MS" w:hAnsi="Times New Roman" w:cs="Times New Roman"/>
          <w:color w:val="000000" w:themeColor="text1"/>
          <w:sz w:val="20"/>
          <w:szCs w:val="20"/>
        </w:rPr>
        <w:t>of its obligations or</w:t>
      </w:r>
    </w:p>
    <w:p w14:paraId="50D7B21B" w14:textId="04F33FB7" w:rsidR="00DD1017" w:rsidRPr="004418D2" w:rsidRDefault="0042506B" w:rsidP="004418D2">
      <w:pPr>
        <w:pStyle w:val="ListParagraph"/>
        <w:numPr>
          <w:ilvl w:val="2"/>
          <w:numId w:val="5"/>
        </w:numPr>
        <w:ind w:left="630" w:hanging="630"/>
        <w:jc w:val="both"/>
        <w:rPr>
          <w:rFonts w:ascii="Times New Roman" w:eastAsia="Arial Unicode MS" w:hAnsi="Times New Roman" w:cs="Times New Roman"/>
          <w:color w:val="000000" w:themeColor="text1"/>
          <w:sz w:val="20"/>
          <w:szCs w:val="20"/>
        </w:rPr>
      </w:pPr>
      <w:r w:rsidRPr="004418D2">
        <w:rPr>
          <w:rFonts w:ascii="Times New Roman" w:hAnsi="Times New Roman" w:cs="Times New Roman"/>
          <w:sz w:val="20"/>
          <w:szCs w:val="20"/>
        </w:rPr>
        <w:t>By either Party</w:t>
      </w:r>
      <w:r w:rsidR="00E44BCC" w:rsidRPr="004418D2">
        <w:rPr>
          <w:rFonts w:ascii="Times New Roman" w:eastAsia="Arial Unicode MS" w:hAnsi="Times New Roman" w:cs="Times New Roman"/>
          <w:color w:val="000000" w:themeColor="text1"/>
          <w:sz w:val="20"/>
          <w:szCs w:val="20"/>
        </w:rPr>
        <w:t xml:space="preserve"> at any time without assigning any reason(s) whatsoever by giving to the </w:t>
      </w:r>
      <w:r w:rsidRPr="004418D2">
        <w:rPr>
          <w:rFonts w:ascii="Times New Roman" w:eastAsia="Arial Unicode MS" w:hAnsi="Times New Roman" w:cs="Times New Roman"/>
          <w:color w:val="000000" w:themeColor="text1"/>
          <w:sz w:val="20"/>
          <w:szCs w:val="20"/>
        </w:rPr>
        <w:t>OTHER PARTY</w:t>
      </w:r>
      <w:r w:rsidR="00E44BCC" w:rsidRPr="004418D2">
        <w:rPr>
          <w:rFonts w:ascii="Times New Roman" w:eastAsia="Arial Unicode MS" w:hAnsi="Times New Roman" w:cs="Times New Roman"/>
          <w:color w:val="000000" w:themeColor="text1"/>
          <w:sz w:val="20"/>
          <w:szCs w:val="20"/>
        </w:rPr>
        <w:t xml:space="preserve"> </w:t>
      </w:r>
      <w:r w:rsidR="00DD1017" w:rsidRPr="004418D2">
        <w:rPr>
          <w:rFonts w:ascii="Times New Roman" w:eastAsia="Arial Unicode MS" w:hAnsi="Times New Roman" w:cs="Times New Roman"/>
          <w:color w:val="000000" w:themeColor="text1"/>
          <w:sz w:val="20"/>
          <w:szCs w:val="20"/>
        </w:rPr>
        <w:t xml:space="preserve">thirty </w:t>
      </w:r>
      <w:r w:rsidR="00E44BCC" w:rsidRPr="004418D2">
        <w:rPr>
          <w:rFonts w:ascii="Times New Roman" w:eastAsia="Arial Unicode MS" w:hAnsi="Times New Roman" w:cs="Times New Roman"/>
          <w:color w:val="000000" w:themeColor="text1"/>
          <w:sz w:val="20"/>
          <w:szCs w:val="20"/>
        </w:rPr>
        <w:t>(30) days prior written notice and after t</w:t>
      </w:r>
      <w:r w:rsidR="00DD1017" w:rsidRPr="004418D2">
        <w:rPr>
          <w:rFonts w:ascii="Times New Roman" w:eastAsia="Arial Unicode MS" w:hAnsi="Times New Roman" w:cs="Times New Roman"/>
          <w:color w:val="000000" w:themeColor="text1"/>
          <w:sz w:val="20"/>
          <w:szCs w:val="20"/>
        </w:rPr>
        <w:t>he said thirty (30) day period.</w:t>
      </w:r>
    </w:p>
    <w:p w14:paraId="7DD89FAE" w14:textId="01FD82B1" w:rsidR="00DD472D" w:rsidRPr="004418D2" w:rsidRDefault="00DD472D" w:rsidP="004418D2">
      <w:pPr>
        <w:pStyle w:val="ListParagraph"/>
        <w:numPr>
          <w:ilvl w:val="2"/>
          <w:numId w:val="5"/>
        </w:numPr>
        <w:spacing w:after="200" w:line="276" w:lineRule="auto"/>
        <w:ind w:left="630" w:hanging="630"/>
        <w:contextualSpacing/>
        <w:jc w:val="both"/>
        <w:rPr>
          <w:rFonts w:ascii="Times New Roman" w:hAnsi="Times New Roman" w:cs="Times New Roman"/>
          <w:b/>
          <w:sz w:val="20"/>
          <w:szCs w:val="20"/>
        </w:rPr>
      </w:pPr>
      <w:r w:rsidRPr="004418D2">
        <w:rPr>
          <w:rFonts w:ascii="Times New Roman" w:hAnsi="Times New Roman" w:cs="Times New Roman"/>
          <w:sz w:val="20"/>
          <w:szCs w:val="20"/>
        </w:rPr>
        <w:t xml:space="preserve">By either Party, in the event that either Party is unable, </w:t>
      </w:r>
      <w:proofErr w:type="gramStart"/>
      <w:r w:rsidRPr="004418D2">
        <w:rPr>
          <w:rFonts w:ascii="Times New Roman" w:hAnsi="Times New Roman" w:cs="Times New Roman"/>
          <w:sz w:val="20"/>
          <w:szCs w:val="20"/>
        </w:rPr>
        <w:t>as a result</w:t>
      </w:r>
      <w:proofErr w:type="gramEnd"/>
      <w:r w:rsidRPr="004418D2">
        <w:rPr>
          <w:rFonts w:ascii="Times New Roman" w:hAnsi="Times New Roman" w:cs="Times New Roman"/>
          <w:sz w:val="20"/>
          <w:szCs w:val="20"/>
        </w:rPr>
        <w:t xml:space="preserve"> of force majeure, to perform a material portion of its obligation under this Agreement for a period of not less than thirty (30) calendar days.</w:t>
      </w:r>
    </w:p>
    <w:p w14:paraId="20A168D0" w14:textId="131A140A" w:rsidR="00E44BCC" w:rsidRDefault="00DD1017" w:rsidP="004418D2">
      <w:pPr>
        <w:pStyle w:val="ListParagraph"/>
        <w:numPr>
          <w:ilvl w:val="1"/>
          <w:numId w:val="5"/>
        </w:numPr>
        <w:ind w:left="630" w:hanging="630"/>
        <w:jc w:val="both"/>
        <w:rPr>
          <w:rFonts w:ascii="Times New Roman" w:eastAsia="Arial Unicode MS" w:hAnsi="Times New Roman" w:cs="Times New Roman"/>
          <w:color w:val="000000" w:themeColor="text1"/>
          <w:sz w:val="20"/>
          <w:szCs w:val="20"/>
        </w:rPr>
      </w:pPr>
      <w:r w:rsidRPr="004418D2">
        <w:rPr>
          <w:rFonts w:ascii="Times New Roman" w:eastAsia="Arial Unicode MS" w:hAnsi="Times New Roman" w:cs="Times New Roman"/>
          <w:color w:val="000000" w:themeColor="text1"/>
          <w:sz w:val="20"/>
          <w:szCs w:val="20"/>
        </w:rPr>
        <w:t xml:space="preserve">Upon termination, </w:t>
      </w:r>
      <w:r w:rsidR="00E44BCC" w:rsidRPr="004418D2">
        <w:rPr>
          <w:rFonts w:ascii="Times New Roman" w:eastAsia="Arial Unicode MS" w:hAnsi="Times New Roman" w:cs="Times New Roman"/>
          <w:color w:val="000000" w:themeColor="text1"/>
          <w:sz w:val="20"/>
          <w:szCs w:val="20"/>
        </w:rPr>
        <w:t xml:space="preserve">this Agreement shall cease to have effect save in respect of any obligations which are </w:t>
      </w:r>
      <w:proofErr w:type="gramStart"/>
      <w:r w:rsidR="00E44BCC" w:rsidRPr="004418D2">
        <w:rPr>
          <w:rFonts w:ascii="Times New Roman" w:eastAsia="Arial Unicode MS" w:hAnsi="Times New Roman" w:cs="Times New Roman"/>
          <w:color w:val="000000" w:themeColor="text1"/>
          <w:sz w:val="20"/>
          <w:szCs w:val="20"/>
        </w:rPr>
        <w:t>to specifically survive</w:t>
      </w:r>
      <w:proofErr w:type="gramEnd"/>
      <w:r w:rsidR="00E44BCC" w:rsidRPr="004418D2">
        <w:rPr>
          <w:rFonts w:ascii="Times New Roman" w:eastAsia="Arial Unicode MS" w:hAnsi="Times New Roman" w:cs="Times New Roman"/>
          <w:color w:val="000000" w:themeColor="text1"/>
          <w:sz w:val="20"/>
          <w:szCs w:val="20"/>
        </w:rPr>
        <w:t xml:space="preserve"> termination under this Agreement or which by their nature are continuing such as the duty of confidentiality.</w:t>
      </w:r>
    </w:p>
    <w:p w14:paraId="6A7F7BC0" w14:textId="77777777" w:rsidR="004418D2" w:rsidRPr="004418D2" w:rsidRDefault="004418D2" w:rsidP="004418D2">
      <w:pPr>
        <w:pStyle w:val="ListParagraph"/>
        <w:ind w:left="630" w:right="-630"/>
        <w:jc w:val="both"/>
        <w:rPr>
          <w:rFonts w:ascii="Times New Roman" w:eastAsia="Arial Unicode MS" w:hAnsi="Times New Roman" w:cs="Times New Roman"/>
          <w:color w:val="000000" w:themeColor="text1"/>
          <w:sz w:val="20"/>
          <w:szCs w:val="20"/>
        </w:rPr>
      </w:pPr>
    </w:p>
    <w:p w14:paraId="6B3EC54F" w14:textId="39F5388B" w:rsidR="00BE1138" w:rsidRPr="004418D2" w:rsidRDefault="0093543E" w:rsidP="004418D2">
      <w:pPr>
        <w:pStyle w:val="ListParagraph"/>
        <w:numPr>
          <w:ilvl w:val="0"/>
          <w:numId w:val="5"/>
        </w:numPr>
        <w:ind w:left="630" w:right="-900" w:hanging="630"/>
        <w:jc w:val="both"/>
        <w:rPr>
          <w:rFonts w:ascii="Times New Roman" w:hAnsi="Times New Roman" w:cs="Times New Roman"/>
          <w:b/>
          <w:color w:val="000000" w:themeColor="text1"/>
          <w:sz w:val="20"/>
          <w:szCs w:val="20"/>
        </w:rPr>
      </w:pPr>
      <w:r w:rsidRPr="004418D2">
        <w:rPr>
          <w:rFonts w:ascii="Times New Roman" w:hAnsi="Times New Roman" w:cs="Times New Roman"/>
          <w:b/>
          <w:color w:val="000000" w:themeColor="text1"/>
          <w:sz w:val="20"/>
          <w:szCs w:val="20"/>
        </w:rPr>
        <w:t>FORCE MAJEURE</w:t>
      </w:r>
    </w:p>
    <w:p w14:paraId="6224480E" w14:textId="77777777" w:rsidR="00DD472D" w:rsidRPr="003C6D07" w:rsidRDefault="00131C65" w:rsidP="004418D2">
      <w:pPr>
        <w:spacing w:before="120" w:after="0"/>
        <w:ind w:left="63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No delay or failure in performance by either Party shall constitute default hereunder or give rise to any claim for damages if, and to the extent, such delay or failure </w:t>
      </w:r>
      <w:proofErr w:type="gramStart"/>
      <w:r w:rsidRPr="003C6D07">
        <w:rPr>
          <w:rFonts w:ascii="Times New Roman" w:hAnsi="Times New Roman" w:cs="Times New Roman"/>
          <w:color w:val="000000" w:themeColor="text1"/>
          <w:sz w:val="20"/>
          <w:szCs w:val="20"/>
        </w:rPr>
        <w:t>is caused</w:t>
      </w:r>
      <w:proofErr w:type="gramEnd"/>
      <w:r w:rsidRPr="003C6D07">
        <w:rPr>
          <w:rFonts w:ascii="Times New Roman" w:hAnsi="Times New Roman" w:cs="Times New Roman"/>
          <w:color w:val="000000" w:themeColor="text1"/>
          <w:sz w:val="20"/>
          <w:szCs w:val="20"/>
        </w:rPr>
        <w:t xml:space="preserve"> by Force Majeure. </w:t>
      </w:r>
      <w:proofErr w:type="gramStart"/>
      <w:r w:rsidRPr="003C6D07">
        <w:rPr>
          <w:rFonts w:ascii="Times New Roman" w:hAnsi="Times New Roman" w:cs="Times New Roman"/>
          <w:color w:val="000000" w:themeColor="text1"/>
          <w:sz w:val="20"/>
          <w:szCs w:val="20"/>
        </w:rPr>
        <w:t>Force Majeure is an occurrence (</w:t>
      </w:r>
      <w:proofErr w:type="spellStart"/>
      <w:r w:rsidRPr="003C6D07">
        <w:rPr>
          <w:rFonts w:ascii="Times New Roman" w:hAnsi="Times New Roman" w:cs="Times New Roman"/>
          <w:color w:val="000000" w:themeColor="text1"/>
          <w:sz w:val="20"/>
          <w:szCs w:val="20"/>
        </w:rPr>
        <w:t>i</w:t>
      </w:r>
      <w:proofErr w:type="spellEnd"/>
      <w:r w:rsidRPr="003C6D07">
        <w:rPr>
          <w:rFonts w:ascii="Times New Roman" w:hAnsi="Times New Roman" w:cs="Times New Roman"/>
          <w:color w:val="000000" w:themeColor="text1"/>
          <w:sz w:val="20"/>
          <w:szCs w:val="20"/>
        </w:rPr>
        <w:t>) beyond the control and without the fault or negligence of the Party affected and (ii) which such Party is unable to prevent or protect against by the exercise of reasonable diligence including acts of God or public enemy, expropriation or confiscation of facilities, changes in applicable law, war, acts of terrorism, rebellion, civil disturbances, sabotage, riots, floods, or unusually severe weather; fire explosions or other catastrophes; strikes or any other concentrated acts of workers or other similar occurrences, and (iii) of such an intensity or gravity as to prevent the performance of its obligation for the time being.</w:t>
      </w:r>
      <w:proofErr w:type="gramEnd"/>
      <w:r w:rsidRPr="003C6D07">
        <w:rPr>
          <w:rFonts w:ascii="Times New Roman" w:hAnsi="Times New Roman" w:cs="Times New Roman"/>
          <w:color w:val="000000" w:themeColor="text1"/>
          <w:sz w:val="20"/>
          <w:szCs w:val="20"/>
        </w:rPr>
        <w:t xml:space="preserve"> </w:t>
      </w:r>
    </w:p>
    <w:p w14:paraId="24ED31B5" w14:textId="0D667300" w:rsidR="00131C65" w:rsidRPr="003C6D07" w:rsidRDefault="00131C65" w:rsidP="004418D2">
      <w:pPr>
        <w:spacing w:before="120"/>
        <w:ind w:left="63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The Parties agree that if either Party is delayed in performance of its obligations by a Force Majeure event, the affected Party shall promptly notify the other </w:t>
      </w:r>
      <w:proofErr w:type="gramStart"/>
      <w:r w:rsidRPr="003C6D07">
        <w:rPr>
          <w:rFonts w:ascii="Times New Roman" w:hAnsi="Times New Roman" w:cs="Times New Roman"/>
          <w:color w:val="000000" w:themeColor="text1"/>
          <w:sz w:val="20"/>
          <w:szCs w:val="20"/>
        </w:rPr>
        <w:t xml:space="preserve">Party </w:t>
      </w:r>
      <w:proofErr w:type="gramEnd"/>
      <w:del w:id="416" w:author="Madeeha Soomro (TF HO)" w:date="2026-03-18T12:48:00Z">
        <w:r w:rsidRPr="003C6D07" w:rsidDel="000C6B55">
          <w:rPr>
            <w:rFonts w:ascii="Times New Roman" w:hAnsi="Times New Roman" w:cs="Times New Roman"/>
            <w:color w:val="000000" w:themeColor="text1"/>
            <w:sz w:val="20"/>
            <w:szCs w:val="20"/>
          </w:rPr>
          <w:delText>w</w:delText>
        </w:r>
      </w:del>
      <w:del w:id="417" w:author="Madeeha Soomro (TF HO)" w:date="2026-03-18T12:47:00Z">
        <w:r w:rsidRPr="003C6D07" w:rsidDel="000C6B55">
          <w:rPr>
            <w:rFonts w:ascii="Times New Roman" w:hAnsi="Times New Roman" w:cs="Times New Roman"/>
            <w:color w:val="000000" w:themeColor="text1"/>
            <w:sz w:val="20"/>
            <w:szCs w:val="20"/>
          </w:rPr>
          <w:delText>ithin seven (07) days of the first occurrence of the Force Majeure event</w:delText>
        </w:r>
      </w:del>
      <w:r w:rsidRPr="003C6D07">
        <w:rPr>
          <w:rFonts w:ascii="Times New Roman" w:hAnsi="Times New Roman" w:cs="Times New Roman"/>
          <w:color w:val="000000" w:themeColor="text1"/>
          <w:sz w:val="20"/>
          <w:szCs w:val="20"/>
        </w:rPr>
        <w:t>. The affected Party shall use all reasonable efforts to mitigate the effects of a Force Majeure event forthwith and without any delay. During Force Majeure, the obligations of the Parties affected by Force Majeure event in terms of this Agreement shall remain suspended.</w:t>
      </w:r>
    </w:p>
    <w:p w14:paraId="3A98A075" w14:textId="4FA6A061" w:rsidR="006C0206" w:rsidRPr="004418D2" w:rsidRDefault="006C0206" w:rsidP="004418D2">
      <w:pPr>
        <w:pStyle w:val="ListParagraph"/>
        <w:numPr>
          <w:ilvl w:val="0"/>
          <w:numId w:val="5"/>
        </w:numPr>
        <w:ind w:left="630" w:hanging="630"/>
        <w:jc w:val="both"/>
        <w:rPr>
          <w:rFonts w:ascii="Times New Roman" w:hAnsi="Times New Roman" w:cs="Times New Roman"/>
          <w:b/>
          <w:color w:val="000000" w:themeColor="text1"/>
          <w:sz w:val="20"/>
          <w:szCs w:val="20"/>
        </w:rPr>
      </w:pPr>
      <w:r w:rsidRPr="004418D2">
        <w:rPr>
          <w:rFonts w:ascii="Times New Roman" w:hAnsi="Times New Roman" w:cs="Times New Roman"/>
          <w:b/>
          <w:color w:val="000000" w:themeColor="text1"/>
          <w:sz w:val="20"/>
          <w:szCs w:val="20"/>
        </w:rPr>
        <w:t>SEVERABILITY</w:t>
      </w:r>
    </w:p>
    <w:p w14:paraId="0C5068B9" w14:textId="77777777" w:rsidR="00131C65" w:rsidRPr="003C6D07" w:rsidRDefault="006C0206" w:rsidP="004418D2">
      <w:pPr>
        <w:ind w:left="63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If any provision of this Agreement </w:t>
      </w:r>
      <w:proofErr w:type="gramStart"/>
      <w:r w:rsidRPr="003C6D07">
        <w:rPr>
          <w:rFonts w:ascii="Times New Roman" w:hAnsi="Times New Roman" w:cs="Times New Roman"/>
          <w:color w:val="000000" w:themeColor="text1"/>
          <w:sz w:val="20"/>
          <w:szCs w:val="20"/>
        </w:rPr>
        <w:t>is held</w:t>
      </w:r>
      <w:proofErr w:type="gramEnd"/>
      <w:r w:rsidRPr="003C6D07">
        <w:rPr>
          <w:rFonts w:ascii="Times New Roman" w:hAnsi="Times New Roman" w:cs="Times New Roman"/>
          <w:color w:val="000000" w:themeColor="text1"/>
          <w:sz w:val="20"/>
          <w:szCs w:val="20"/>
        </w:rPr>
        <w:t xml:space="preserve"> invalid or otherwise unenforceable, the enforceability of the remaining provisions shall not be impaired thereby. In such case, the Parties shall make every effort to replace the ineffective provision with a new provision which has the same effect, or as approximate an effect as possible as the said provision.</w:t>
      </w:r>
    </w:p>
    <w:p w14:paraId="03CE27E0" w14:textId="7E88B269" w:rsidR="006C0206" w:rsidRPr="004418D2" w:rsidRDefault="006C0206" w:rsidP="004418D2">
      <w:pPr>
        <w:pStyle w:val="ListParagraph"/>
        <w:numPr>
          <w:ilvl w:val="0"/>
          <w:numId w:val="5"/>
        </w:numPr>
        <w:ind w:left="630" w:right="-900" w:hanging="630"/>
        <w:jc w:val="both"/>
        <w:rPr>
          <w:rFonts w:ascii="Times New Roman" w:hAnsi="Times New Roman" w:cs="Times New Roman"/>
          <w:b/>
          <w:color w:val="000000" w:themeColor="text1"/>
          <w:sz w:val="20"/>
          <w:szCs w:val="20"/>
        </w:rPr>
      </w:pPr>
      <w:r w:rsidRPr="004418D2">
        <w:rPr>
          <w:rFonts w:ascii="Times New Roman" w:hAnsi="Times New Roman" w:cs="Times New Roman"/>
          <w:b/>
          <w:color w:val="000000" w:themeColor="text1"/>
          <w:sz w:val="20"/>
          <w:szCs w:val="20"/>
        </w:rPr>
        <w:t>WAIVER</w:t>
      </w:r>
    </w:p>
    <w:p w14:paraId="16DC655D" w14:textId="498EF79E" w:rsidR="006C0206" w:rsidRPr="003C6D07" w:rsidRDefault="006C0206" w:rsidP="004418D2">
      <w:pPr>
        <w:ind w:left="630" w:right="90"/>
        <w:jc w:val="both"/>
        <w:rPr>
          <w:rFonts w:ascii="Times New Roman" w:hAnsi="Times New Roman" w:cs="Times New Roman"/>
          <w:b/>
          <w:color w:val="000000" w:themeColor="text1"/>
          <w:sz w:val="20"/>
          <w:szCs w:val="20"/>
        </w:rPr>
      </w:pPr>
      <w:proofErr w:type="gramStart"/>
      <w:r w:rsidRPr="003C6D07">
        <w:rPr>
          <w:rFonts w:ascii="Times New Roman" w:hAnsi="Times New Roman" w:cs="Times New Roman"/>
          <w:color w:val="000000" w:themeColor="text1"/>
          <w:sz w:val="20"/>
          <w:szCs w:val="20"/>
        </w:rPr>
        <w:t xml:space="preserve">In the event of a breach by the </w:t>
      </w:r>
      <w:r w:rsidR="00214AF5">
        <w:rPr>
          <w:rFonts w:ascii="Times New Roman" w:hAnsi="Times New Roman" w:cs="Times New Roman"/>
          <w:color w:val="000000" w:themeColor="text1"/>
          <w:sz w:val="20"/>
          <w:szCs w:val="20"/>
        </w:rPr>
        <w:t>SSGC</w:t>
      </w:r>
      <w:r w:rsidRPr="003C6D07">
        <w:rPr>
          <w:rFonts w:ascii="Times New Roman" w:hAnsi="Times New Roman" w:cs="Times New Roman"/>
          <w:color w:val="000000" w:themeColor="text1"/>
          <w:sz w:val="20"/>
          <w:szCs w:val="20"/>
        </w:rPr>
        <w:t xml:space="preserve"> of any obligations/provision under this Agreement, a failure or a delay by the MMBL to enforce its rights arising from such breach, or waiver of such right or any of its other rights under this Agreement, such failure, delay, or waiver is not to be construed as a permanent one or in any way prejudice the other rights or remedies of the MMBL.</w:t>
      </w:r>
      <w:proofErr w:type="gramEnd"/>
      <w:r w:rsidRPr="003C6D07">
        <w:rPr>
          <w:rFonts w:ascii="Times New Roman" w:hAnsi="Times New Roman" w:cs="Times New Roman"/>
          <w:color w:val="000000" w:themeColor="text1"/>
          <w:sz w:val="20"/>
          <w:szCs w:val="20"/>
        </w:rPr>
        <w:t xml:space="preserve"> Any waiver </w:t>
      </w:r>
      <w:proofErr w:type="gramStart"/>
      <w:r w:rsidRPr="003C6D07">
        <w:rPr>
          <w:rFonts w:ascii="Times New Roman" w:hAnsi="Times New Roman" w:cs="Times New Roman"/>
          <w:color w:val="000000" w:themeColor="text1"/>
          <w:sz w:val="20"/>
          <w:szCs w:val="20"/>
        </w:rPr>
        <w:t>must be given</w:t>
      </w:r>
      <w:proofErr w:type="gramEnd"/>
      <w:r w:rsidRPr="003C6D07">
        <w:rPr>
          <w:rFonts w:ascii="Times New Roman" w:hAnsi="Times New Roman" w:cs="Times New Roman"/>
          <w:color w:val="000000" w:themeColor="text1"/>
          <w:sz w:val="20"/>
          <w:szCs w:val="20"/>
        </w:rPr>
        <w:t xml:space="preserve"> in writing and signed by the Party waiving its rights and must specify the right and the extent to which it is being </w:t>
      </w:r>
      <w:r w:rsidRPr="003C6D07">
        <w:rPr>
          <w:rFonts w:ascii="Times New Roman" w:hAnsi="Times New Roman" w:cs="Times New Roman"/>
          <w:b/>
          <w:color w:val="000000" w:themeColor="text1"/>
          <w:sz w:val="20"/>
          <w:szCs w:val="20"/>
        </w:rPr>
        <w:t>waived, if waived.</w:t>
      </w:r>
    </w:p>
    <w:p w14:paraId="202961FA" w14:textId="3DD9A7D6" w:rsidR="0046458E" w:rsidRPr="004418D2" w:rsidRDefault="0046458E" w:rsidP="004418D2">
      <w:pPr>
        <w:pStyle w:val="ListParagraph"/>
        <w:numPr>
          <w:ilvl w:val="0"/>
          <w:numId w:val="5"/>
        </w:numPr>
        <w:tabs>
          <w:tab w:val="left" w:pos="540"/>
        </w:tabs>
        <w:ind w:left="630" w:right="90" w:hanging="630"/>
        <w:jc w:val="both"/>
        <w:rPr>
          <w:rFonts w:ascii="Times New Roman" w:hAnsi="Times New Roman" w:cs="Times New Roman"/>
          <w:b/>
          <w:color w:val="000000" w:themeColor="text1"/>
          <w:sz w:val="20"/>
          <w:szCs w:val="20"/>
        </w:rPr>
      </w:pPr>
      <w:r w:rsidRPr="004418D2">
        <w:rPr>
          <w:rFonts w:ascii="Times New Roman" w:hAnsi="Times New Roman" w:cs="Times New Roman"/>
          <w:b/>
          <w:color w:val="000000" w:themeColor="text1"/>
          <w:sz w:val="20"/>
          <w:szCs w:val="20"/>
        </w:rPr>
        <w:t>INTELLECTUAL PROPERTY RIGHTS</w:t>
      </w:r>
    </w:p>
    <w:p w14:paraId="29B2EAFF" w14:textId="77777777" w:rsidR="007C1A1B" w:rsidRPr="007C1A1B" w:rsidRDefault="007C1A1B" w:rsidP="007C1A1B">
      <w:pPr>
        <w:spacing w:after="0"/>
        <w:ind w:left="630" w:right="90"/>
        <w:jc w:val="both"/>
        <w:rPr>
          <w:ins w:id="418" w:author="Madeeha Soomro (TF HO)" w:date="2026-03-18T13:13:00Z"/>
          <w:rFonts w:ascii="Times New Roman" w:hAnsi="Times New Roman" w:cs="Times New Roman"/>
          <w:color w:val="000000" w:themeColor="text1"/>
          <w:sz w:val="20"/>
          <w:szCs w:val="20"/>
        </w:rPr>
      </w:pPr>
      <w:proofErr w:type="gramStart"/>
      <w:ins w:id="419" w:author="Madeeha Soomro (TF HO)" w:date="2026-03-18T13:13:00Z">
        <w:r w:rsidRPr="007C1A1B">
          <w:rPr>
            <w:rFonts w:ascii="Times New Roman" w:hAnsi="Times New Roman" w:cs="Times New Roman"/>
            <w:color w:val="000000" w:themeColor="text1"/>
            <w:sz w:val="20"/>
            <w:szCs w:val="20"/>
          </w:rPr>
          <w:t>Intellectual property rights means patents, registered designs, trademarks (whether registered or otherwise), copyright (whether registered or otherwise), trade secret rights, database rights, design rights, service marks and other intellectual property rights and rights to claim something as its confidential information, including in other jurisdictions, that grant similar rights as the foregoing, including those subsisting in inventions, drawings, software, semiconductor topographies, business names, goodwill and the style of presentation of goods or services.</w:t>
        </w:r>
        <w:proofErr w:type="gramEnd"/>
      </w:ins>
    </w:p>
    <w:p w14:paraId="4FEE0716" w14:textId="77777777" w:rsidR="007C1A1B" w:rsidRPr="007C1A1B" w:rsidRDefault="007C1A1B" w:rsidP="007C1A1B">
      <w:pPr>
        <w:spacing w:after="0"/>
        <w:ind w:left="630" w:right="90"/>
        <w:jc w:val="both"/>
        <w:rPr>
          <w:ins w:id="420" w:author="Madeeha Soomro (TF HO)" w:date="2026-03-18T13:13:00Z"/>
          <w:rFonts w:ascii="Times New Roman" w:hAnsi="Times New Roman" w:cs="Times New Roman"/>
          <w:color w:val="000000" w:themeColor="text1"/>
          <w:sz w:val="20"/>
          <w:szCs w:val="20"/>
        </w:rPr>
      </w:pPr>
      <w:ins w:id="421" w:author="Madeeha Soomro (TF HO)" w:date="2026-03-18T13:13:00Z">
        <w:r w:rsidRPr="007C1A1B">
          <w:rPr>
            <w:rFonts w:ascii="Times New Roman" w:hAnsi="Times New Roman" w:cs="Times New Roman"/>
            <w:color w:val="000000" w:themeColor="text1"/>
            <w:sz w:val="20"/>
            <w:szCs w:val="20"/>
          </w:rPr>
          <w:lastRenderedPageBreak/>
          <w:t>All Intellectual property rights and other proprietary rights including confidential information whether existing at or created following the effective date, shall be owned by and vest wholly with the concerned Party or its licensors. Nothing in this Agreement shall have the effect of transferring or attributing to either Party any ownership rights whatsoever in or to the confidential information belonging to the other Party.</w:t>
        </w:r>
      </w:ins>
    </w:p>
    <w:p w14:paraId="6EA06858" w14:textId="7992B7A6" w:rsidR="0046458E" w:rsidRPr="003C6D07" w:rsidDel="007C1A1B" w:rsidRDefault="007C1A1B" w:rsidP="007C1A1B">
      <w:pPr>
        <w:spacing w:after="0"/>
        <w:ind w:left="630" w:right="90"/>
        <w:jc w:val="both"/>
        <w:rPr>
          <w:del w:id="422" w:author="Madeeha Soomro (TF HO)" w:date="2026-03-18T13:13:00Z"/>
          <w:rFonts w:ascii="Times New Roman" w:hAnsi="Times New Roman" w:cs="Times New Roman"/>
          <w:color w:val="000000" w:themeColor="text1"/>
          <w:sz w:val="20"/>
          <w:szCs w:val="20"/>
        </w:rPr>
      </w:pPr>
      <w:ins w:id="423" w:author="Madeeha Soomro (TF HO)" w:date="2026-03-18T13:13:00Z">
        <w:r w:rsidRPr="007C1A1B">
          <w:rPr>
            <w:rFonts w:ascii="Times New Roman" w:hAnsi="Times New Roman" w:cs="Times New Roman"/>
            <w:color w:val="000000" w:themeColor="text1"/>
            <w:sz w:val="20"/>
            <w:szCs w:val="20"/>
          </w:rPr>
          <w:t xml:space="preserve">Neither Party shall acquire any rights in any software, documentation, data or other materials of the other Party even if the same </w:t>
        </w:r>
        <w:proofErr w:type="gramStart"/>
        <w:r w:rsidRPr="007C1A1B">
          <w:rPr>
            <w:rFonts w:ascii="Times New Roman" w:hAnsi="Times New Roman" w:cs="Times New Roman"/>
            <w:color w:val="000000" w:themeColor="text1"/>
            <w:sz w:val="20"/>
            <w:szCs w:val="20"/>
          </w:rPr>
          <w:t>is utilized</w:t>
        </w:r>
        <w:proofErr w:type="gramEnd"/>
        <w:r w:rsidRPr="007C1A1B">
          <w:rPr>
            <w:rFonts w:ascii="Times New Roman" w:hAnsi="Times New Roman" w:cs="Times New Roman"/>
            <w:color w:val="000000" w:themeColor="text1"/>
            <w:sz w:val="20"/>
            <w:szCs w:val="20"/>
          </w:rPr>
          <w:t xml:space="preserve"> for any purpose of this Agreement. However, with the prior written consent of the other, both the Parties are entitled to use all or any of the trade names, copyright and other tangible intellectual property right in marketing its services and advertising the association with one another.</w:t>
        </w:r>
      </w:ins>
      <w:del w:id="424" w:author="Madeeha Soomro (TF HO)" w:date="2026-03-18T13:13:00Z">
        <w:r w:rsidR="0046458E" w:rsidRPr="003C6D07" w:rsidDel="007C1A1B">
          <w:rPr>
            <w:rFonts w:ascii="Times New Roman" w:hAnsi="Times New Roman" w:cs="Times New Roman"/>
            <w:color w:val="000000" w:themeColor="text1"/>
            <w:sz w:val="20"/>
            <w:szCs w:val="20"/>
          </w:rPr>
          <w:delText xml:space="preserve">Nothing contained in this Agreement shall, or shall be construed to, transfer any intellectual property rights of MMBL or its licensors in any product, software or other item to the </w:delText>
        </w:r>
        <w:r w:rsidR="00214AF5" w:rsidDel="007C1A1B">
          <w:rPr>
            <w:rFonts w:ascii="Times New Roman" w:hAnsi="Times New Roman" w:cs="Times New Roman"/>
            <w:color w:val="000000" w:themeColor="text1"/>
            <w:sz w:val="20"/>
            <w:szCs w:val="20"/>
          </w:rPr>
          <w:delText>SSGC</w:delText>
        </w:r>
        <w:r w:rsidR="0046458E" w:rsidRPr="003C6D07" w:rsidDel="007C1A1B">
          <w:rPr>
            <w:rFonts w:ascii="Times New Roman" w:hAnsi="Times New Roman" w:cs="Times New Roman"/>
            <w:color w:val="000000" w:themeColor="text1"/>
            <w:sz w:val="20"/>
            <w:szCs w:val="20"/>
          </w:rPr>
          <w:delText xml:space="preserve"> nor shall the Agreement be construed to transfer any intellectual property rights of the </w:delText>
        </w:r>
        <w:r w:rsidR="00214AF5" w:rsidDel="007C1A1B">
          <w:rPr>
            <w:rFonts w:ascii="Times New Roman" w:hAnsi="Times New Roman" w:cs="Times New Roman"/>
            <w:color w:val="000000" w:themeColor="text1"/>
            <w:sz w:val="20"/>
            <w:szCs w:val="20"/>
          </w:rPr>
          <w:delText>SSGC</w:delText>
        </w:r>
        <w:r w:rsidR="0046458E" w:rsidRPr="003C6D07" w:rsidDel="007C1A1B">
          <w:rPr>
            <w:rFonts w:ascii="Times New Roman" w:hAnsi="Times New Roman" w:cs="Times New Roman"/>
            <w:color w:val="000000" w:themeColor="text1"/>
            <w:sz w:val="20"/>
            <w:szCs w:val="20"/>
          </w:rPr>
          <w:delText xml:space="preserve"> in any product,</w:delText>
        </w:r>
        <w:r w:rsidR="00B828A1" w:rsidRPr="003C6D07" w:rsidDel="007C1A1B">
          <w:rPr>
            <w:rFonts w:ascii="Times New Roman" w:hAnsi="Times New Roman" w:cs="Times New Roman"/>
            <w:color w:val="000000" w:themeColor="text1"/>
            <w:sz w:val="20"/>
            <w:szCs w:val="20"/>
          </w:rPr>
          <w:delText xml:space="preserve"> software or item to MMBL or it</w:delText>
        </w:r>
        <w:r w:rsidR="0046458E" w:rsidRPr="003C6D07" w:rsidDel="007C1A1B">
          <w:rPr>
            <w:rFonts w:ascii="Times New Roman" w:hAnsi="Times New Roman" w:cs="Times New Roman"/>
            <w:color w:val="000000" w:themeColor="text1"/>
            <w:sz w:val="20"/>
            <w:szCs w:val="20"/>
          </w:rPr>
          <w:delText xml:space="preserve">s licensors. All such intellectual property rights shall at all times remain vested in MMBL or its licensors or the </w:delText>
        </w:r>
        <w:r w:rsidR="00214AF5" w:rsidDel="007C1A1B">
          <w:rPr>
            <w:rFonts w:ascii="Times New Roman" w:hAnsi="Times New Roman" w:cs="Times New Roman"/>
            <w:color w:val="000000" w:themeColor="text1"/>
            <w:sz w:val="20"/>
            <w:szCs w:val="20"/>
          </w:rPr>
          <w:delText>SSGC</w:delText>
        </w:r>
        <w:r w:rsidR="0046458E" w:rsidRPr="003C6D07" w:rsidDel="007C1A1B">
          <w:rPr>
            <w:rFonts w:ascii="Times New Roman" w:hAnsi="Times New Roman" w:cs="Times New Roman"/>
            <w:color w:val="000000" w:themeColor="text1"/>
            <w:sz w:val="20"/>
            <w:szCs w:val="20"/>
          </w:rPr>
          <w:delText xml:space="preserve">, as the case may be. </w:delText>
        </w:r>
      </w:del>
    </w:p>
    <w:p w14:paraId="79546F8C" w14:textId="77777777" w:rsidR="004418D2" w:rsidRDefault="004418D2" w:rsidP="004418D2">
      <w:pPr>
        <w:ind w:left="-90" w:right="90"/>
        <w:jc w:val="both"/>
        <w:rPr>
          <w:rFonts w:ascii="Times New Roman" w:hAnsi="Times New Roman" w:cs="Times New Roman"/>
          <w:b/>
          <w:color w:val="000000" w:themeColor="text1"/>
          <w:sz w:val="20"/>
          <w:szCs w:val="20"/>
        </w:rPr>
      </w:pPr>
    </w:p>
    <w:p w14:paraId="1ACFDE79" w14:textId="3748376F" w:rsidR="00A03D72" w:rsidRPr="004418D2" w:rsidRDefault="0046458E" w:rsidP="004418D2">
      <w:pPr>
        <w:pStyle w:val="ListParagraph"/>
        <w:numPr>
          <w:ilvl w:val="0"/>
          <w:numId w:val="5"/>
        </w:numPr>
        <w:ind w:left="630" w:right="90" w:hanging="630"/>
        <w:jc w:val="both"/>
        <w:rPr>
          <w:rFonts w:ascii="Times New Roman" w:hAnsi="Times New Roman" w:cs="Times New Roman"/>
          <w:b/>
          <w:color w:val="000000" w:themeColor="text1"/>
          <w:sz w:val="20"/>
          <w:szCs w:val="20"/>
        </w:rPr>
      </w:pPr>
      <w:r w:rsidRPr="004418D2">
        <w:rPr>
          <w:rFonts w:ascii="Times New Roman" w:hAnsi="Times New Roman" w:cs="Times New Roman"/>
          <w:b/>
          <w:color w:val="000000" w:themeColor="text1"/>
          <w:sz w:val="20"/>
          <w:szCs w:val="20"/>
        </w:rPr>
        <w:t>NOTICES:</w:t>
      </w:r>
    </w:p>
    <w:p w14:paraId="33968E04" w14:textId="77777777" w:rsidR="007D11E3" w:rsidRPr="003C6D07" w:rsidRDefault="007F441B" w:rsidP="004418D2">
      <w:pPr>
        <w:ind w:left="630" w:right="9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Any notice or other communication given or made under or in connection with the matters contemplated by this Agreement shall be in writing and </w:t>
      </w:r>
      <w:proofErr w:type="gramStart"/>
      <w:r w:rsidRPr="003C6D07">
        <w:rPr>
          <w:rFonts w:ascii="Times New Roman" w:hAnsi="Times New Roman" w:cs="Times New Roman"/>
          <w:color w:val="000000" w:themeColor="text1"/>
          <w:sz w:val="20"/>
          <w:szCs w:val="20"/>
        </w:rPr>
        <w:t>shall be addressed</w:t>
      </w:r>
      <w:proofErr w:type="gramEnd"/>
      <w:r w:rsidRPr="003C6D07">
        <w:rPr>
          <w:rFonts w:ascii="Times New Roman" w:hAnsi="Times New Roman" w:cs="Times New Roman"/>
          <w:color w:val="000000" w:themeColor="text1"/>
          <w:sz w:val="20"/>
          <w:szCs w:val="20"/>
        </w:rPr>
        <w:t xml:space="preserve"> to the authorized signatories mentioned hereunder.</w:t>
      </w:r>
    </w:p>
    <w:tbl>
      <w:tblPr>
        <w:tblW w:w="0" w:type="auto"/>
        <w:tblInd w:w="1035" w:type="dxa"/>
        <w:tblLook w:val="01E0" w:firstRow="1" w:lastRow="1" w:firstColumn="1" w:lastColumn="1" w:noHBand="0" w:noVBand="0"/>
      </w:tblPr>
      <w:tblGrid>
        <w:gridCol w:w="3420"/>
        <w:gridCol w:w="3888"/>
      </w:tblGrid>
      <w:tr w:rsidR="007D11E3" w:rsidRPr="003C6D07" w14:paraId="0AF70F0F" w14:textId="77777777" w:rsidTr="001B524A">
        <w:tc>
          <w:tcPr>
            <w:tcW w:w="3420" w:type="dxa"/>
          </w:tcPr>
          <w:p w14:paraId="31D302ED" w14:textId="77777777" w:rsidR="007D11E3" w:rsidRPr="003C6D07" w:rsidRDefault="007D11E3" w:rsidP="004418D2">
            <w:pPr>
              <w:tabs>
                <w:tab w:val="left" w:pos="540"/>
              </w:tabs>
              <w:ind w:left="27" w:right="90"/>
              <w:jc w:val="both"/>
              <w:rPr>
                <w:rFonts w:ascii="Times New Roman" w:hAnsi="Times New Roman" w:cs="Times New Roman"/>
                <w:b/>
                <w:snapToGrid w:val="0"/>
                <w:sz w:val="20"/>
                <w:szCs w:val="20"/>
              </w:rPr>
            </w:pPr>
            <w:r w:rsidRPr="003C6D07">
              <w:rPr>
                <w:rFonts w:ascii="Times New Roman" w:hAnsi="Times New Roman" w:cs="Times New Roman"/>
                <w:b/>
                <w:snapToGrid w:val="0"/>
                <w:sz w:val="20"/>
                <w:szCs w:val="20"/>
              </w:rPr>
              <w:t>Name of Party</w:t>
            </w:r>
          </w:p>
        </w:tc>
        <w:tc>
          <w:tcPr>
            <w:tcW w:w="3888" w:type="dxa"/>
          </w:tcPr>
          <w:p w14:paraId="0723FEEA" w14:textId="77777777" w:rsidR="007D11E3" w:rsidRPr="003C6D07" w:rsidRDefault="007D11E3" w:rsidP="004418D2">
            <w:pPr>
              <w:tabs>
                <w:tab w:val="left" w:pos="540"/>
              </w:tabs>
              <w:ind w:right="90"/>
              <w:jc w:val="both"/>
              <w:rPr>
                <w:rFonts w:ascii="Times New Roman" w:hAnsi="Times New Roman" w:cs="Times New Roman"/>
                <w:b/>
                <w:snapToGrid w:val="0"/>
                <w:sz w:val="20"/>
                <w:szCs w:val="20"/>
              </w:rPr>
            </w:pPr>
            <w:r w:rsidRPr="003C6D07">
              <w:rPr>
                <w:rFonts w:ascii="Times New Roman" w:hAnsi="Times New Roman" w:cs="Times New Roman"/>
                <w:b/>
                <w:snapToGrid w:val="0"/>
                <w:sz w:val="20"/>
                <w:szCs w:val="20"/>
              </w:rPr>
              <w:t xml:space="preserve">Addresses </w:t>
            </w:r>
          </w:p>
        </w:tc>
      </w:tr>
      <w:tr w:rsidR="007D11E3" w:rsidRPr="003C6D07" w14:paraId="3B7FBE14" w14:textId="77777777" w:rsidTr="001B524A">
        <w:tc>
          <w:tcPr>
            <w:tcW w:w="3420" w:type="dxa"/>
          </w:tcPr>
          <w:p w14:paraId="430960D4" w14:textId="23DB8900" w:rsidR="007D11E3" w:rsidRPr="003C6D07" w:rsidRDefault="0042506B" w:rsidP="0042506B">
            <w:pPr>
              <w:tabs>
                <w:tab w:val="left" w:pos="540"/>
              </w:tabs>
              <w:ind w:left="27"/>
              <w:jc w:val="both"/>
              <w:rPr>
                <w:rFonts w:ascii="Times New Roman" w:hAnsi="Times New Roman" w:cs="Times New Roman"/>
                <w:b/>
                <w:snapToGrid w:val="0"/>
                <w:sz w:val="20"/>
                <w:szCs w:val="20"/>
              </w:rPr>
            </w:pPr>
            <w:r>
              <w:rPr>
                <w:rFonts w:ascii="Times New Roman" w:hAnsi="Times New Roman" w:cs="Times New Roman"/>
                <w:b/>
                <w:color w:val="000000"/>
                <w:sz w:val="20"/>
                <w:szCs w:val="20"/>
              </w:rPr>
              <w:t xml:space="preserve">SUI SOUTHERN GAS COMPANY LIMITED </w:t>
            </w:r>
          </w:p>
        </w:tc>
        <w:tc>
          <w:tcPr>
            <w:tcW w:w="3888" w:type="dxa"/>
          </w:tcPr>
          <w:p w14:paraId="4A946C64" w14:textId="6BB38D48" w:rsidR="007D11E3" w:rsidRPr="003C6D07" w:rsidRDefault="0042506B" w:rsidP="00F8299C">
            <w:pPr>
              <w:tabs>
                <w:tab w:val="left" w:pos="540"/>
              </w:tabs>
              <w:rPr>
                <w:rFonts w:ascii="Times New Roman" w:hAnsi="Times New Roman" w:cs="Times New Roman"/>
                <w:snapToGrid w:val="0"/>
                <w:sz w:val="20"/>
                <w:szCs w:val="20"/>
              </w:rPr>
            </w:pPr>
            <w:r>
              <w:rPr>
                <w:rFonts w:ascii="Times New Roman" w:hAnsi="Times New Roman" w:cs="Times New Roman"/>
                <w:snapToGrid w:val="0"/>
                <w:sz w:val="20"/>
                <w:szCs w:val="20"/>
              </w:rPr>
              <w:t>HEAD OF TREASURY FUNCTIONS DEPARTMENT</w:t>
            </w:r>
          </w:p>
          <w:p w14:paraId="4C69AB18" w14:textId="68600EF3" w:rsidR="007D11E3" w:rsidRPr="003C6D07" w:rsidRDefault="007D11E3" w:rsidP="00B6159C">
            <w:pPr>
              <w:tabs>
                <w:tab w:val="left" w:pos="540"/>
              </w:tabs>
              <w:jc w:val="both"/>
              <w:rPr>
                <w:rFonts w:ascii="Times New Roman" w:hAnsi="Times New Roman" w:cs="Times New Roman"/>
                <w:snapToGrid w:val="0"/>
                <w:sz w:val="20"/>
                <w:szCs w:val="20"/>
              </w:rPr>
            </w:pPr>
            <w:r w:rsidRPr="003C6D07">
              <w:rPr>
                <w:rFonts w:ascii="Times New Roman" w:hAnsi="Times New Roman" w:cs="Times New Roman"/>
                <w:snapToGrid w:val="0"/>
                <w:sz w:val="20"/>
                <w:szCs w:val="20"/>
              </w:rPr>
              <w:t xml:space="preserve">Telephone: </w:t>
            </w:r>
            <w:r w:rsidR="0042506B">
              <w:rPr>
                <w:rFonts w:ascii="Times New Roman" w:hAnsi="Times New Roman" w:cs="Times New Roman"/>
                <w:snapToGrid w:val="0"/>
                <w:sz w:val="20"/>
                <w:szCs w:val="20"/>
              </w:rPr>
              <w:t>021-99021331</w:t>
            </w:r>
          </w:p>
          <w:p w14:paraId="792C81E2" w14:textId="382384C4" w:rsidR="007D11E3" w:rsidRPr="003C6D07" w:rsidRDefault="007D11E3" w:rsidP="0042506B">
            <w:pPr>
              <w:tabs>
                <w:tab w:val="left" w:pos="540"/>
              </w:tabs>
              <w:jc w:val="both"/>
              <w:rPr>
                <w:rFonts w:ascii="Times New Roman" w:hAnsi="Times New Roman" w:cs="Times New Roman"/>
                <w:snapToGrid w:val="0"/>
                <w:sz w:val="20"/>
                <w:szCs w:val="20"/>
              </w:rPr>
            </w:pPr>
            <w:r w:rsidRPr="003C6D07">
              <w:rPr>
                <w:rFonts w:ascii="Times New Roman" w:hAnsi="Times New Roman" w:cs="Times New Roman"/>
                <w:snapToGrid w:val="0"/>
                <w:sz w:val="20"/>
                <w:szCs w:val="20"/>
              </w:rPr>
              <w:t>Attention:</w:t>
            </w:r>
            <w:r w:rsidRPr="003C6D07">
              <w:rPr>
                <w:rFonts w:ascii="Times New Roman" w:hAnsi="Times New Roman" w:cs="Times New Roman"/>
                <w:color w:val="000000"/>
                <w:sz w:val="20"/>
                <w:szCs w:val="20"/>
              </w:rPr>
              <w:t xml:space="preserve"> Mr. </w:t>
            </w:r>
            <w:r w:rsidR="0042506B">
              <w:rPr>
                <w:rFonts w:ascii="Times New Roman" w:hAnsi="Times New Roman" w:cs="Times New Roman"/>
                <w:color w:val="000000"/>
                <w:sz w:val="20"/>
                <w:szCs w:val="20"/>
              </w:rPr>
              <w:t>ASIF MANZOOR BUTT</w:t>
            </w:r>
          </w:p>
        </w:tc>
      </w:tr>
    </w:tbl>
    <w:p w14:paraId="2EABCC39" w14:textId="77777777" w:rsidR="007D11E3" w:rsidRPr="003C6D07" w:rsidRDefault="007D11E3" w:rsidP="00B6159C">
      <w:pPr>
        <w:tabs>
          <w:tab w:val="left" w:pos="540"/>
        </w:tabs>
        <w:rPr>
          <w:rFonts w:ascii="Times New Roman" w:hAnsi="Times New Roman" w:cs="Times New Roman"/>
          <w:sz w:val="20"/>
          <w:szCs w:val="20"/>
        </w:rPr>
      </w:pPr>
    </w:p>
    <w:tbl>
      <w:tblPr>
        <w:tblW w:w="0" w:type="auto"/>
        <w:tblInd w:w="1035" w:type="dxa"/>
        <w:tblLook w:val="01E0" w:firstRow="1" w:lastRow="1" w:firstColumn="1" w:lastColumn="1" w:noHBand="0" w:noVBand="0"/>
      </w:tblPr>
      <w:tblGrid>
        <w:gridCol w:w="3420"/>
        <w:gridCol w:w="3888"/>
      </w:tblGrid>
      <w:tr w:rsidR="007D11E3" w:rsidRPr="003C6D07" w14:paraId="233B00E4" w14:textId="77777777" w:rsidTr="001B524A">
        <w:tc>
          <w:tcPr>
            <w:tcW w:w="3420" w:type="dxa"/>
          </w:tcPr>
          <w:p w14:paraId="0FC68113" w14:textId="77777777" w:rsidR="007D11E3" w:rsidRPr="003C6D07" w:rsidRDefault="007D11E3" w:rsidP="00B6159C">
            <w:pPr>
              <w:tabs>
                <w:tab w:val="left" w:pos="540"/>
              </w:tabs>
              <w:jc w:val="both"/>
              <w:rPr>
                <w:rFonts w:ascii="Times New Roman" w:hAnsi="Times New Roman" w:cs="Times New Roman"/>
                <w:b/>
                <w:snapToGrid w:val="0"/>
                <w:sz w:val="20"/>
                <w:szCs w:val="20"/>
              </w:rPr>
            </w:pPr>
            <w:proofErr w:type="spellStart"/>
            <w:r w:rsidRPr="003C6D07">
              <w:rPr>
                <w:rFonts w:ascii="Times New Roman" w:hAnsi="Times New Roman" w:cs="Times New Roman"/>
                <w:b/>
                <w:snapToGrid w:val="0"/>
                <w:sz w:val="20"/>
                <w:szCs w:val="20"/>
              </w:rPr>
              <w:t>Mobilink</w:t>
            </w:r>
            <w:proofErr w:type="spellEnd"/>
            <w:r w:rsidRPr="003C6D07">
              <w:rPr>
                <w:rFonts w:ascii="Times New Roman" w:hAnsi="Times New Roman" w:cs="Times New Roman"/>
                <w:b/>
                <w:snapToGrid w:val="0"/>
                <w:sz w:val="20"/>
                <w:szCs w:val="20"/>
              </w:rPr>
              <w:t xml:space="preserve"> Microfinance Bank Limited</w:t>
            </w:r>
          </w:p>
        </w:tc>
        <w:tc>
          <w:tcPr>
            <w:tcW w:w="3888" w:type="dxa"/>
          </w:tcPr>
          <w:p w14:paraId="15194EB8" w14:textId="074F2838" w:rsidR="009F53B5" w:rsidRPr="003C6D07" w:rsidRDefault="009F53B5" w:rsidP="009F53B5">
            <w:pPr>
              <w:tabs>
                <w:tab w:val="left" w:pos="540"/>
              </w:tabs>
              <w:jc w:val="both"/>
              <w:rPr>
                <w:rFonts w:ascii="Times New Roman" w:hAnsi="Times New Roman" w:cs="Times New Roman"/>
                <w:color w:val="000000"/>
                <w:sz w:val="20"/>
                <w:szCs w:val="20"/>
              </w:rPr>
            </w:pPr>
            <w:r w:rsidRPr="003C6D07">
              <w:rPr>
                <w:rFonts w:ascii="Times New Roman" w:hAnsi="Times New Roman" w:cs="Times New Roman"/>
                <w:color w:val="000000"/>
                <w:sz w:val="20"/>
                <w:szCs w:val="20"/>
              </w:rPr>
              <w:t xml:space="preserve">Address: </w:t>
            </w:r>
            <w:r w:rsidR="00CB28B4" w:rsidRPr="003E2C30">
              <w:rPr>
                <w:b/>
                <w:bCs/>
                <w:sz w:val="20"/>
                <w:szCs w:val="20"/>
              </w:rPr>
              <w:t xml:space="preserve">DHQ-II, 1-B, Kohistan Road, F-8 </w:t>
            </w:r>
            <w:proofErr w:type="spellStart"/>
            <w:r w:rsidR="00CB28B4" w:rsidRPr="003E2C30">
              <w:rPr>
                <w:b/>
                <w:bCs/>
                <w:sz w:val="20"/>
                <w:szCs w:val="20"/>
              </w:rPr>
              <w:t>Markaz</w:t>
            </w:r>
            <w:proofErr w:type="spellEnd"/>
            <w:r w:rsidR="00CB28B4" w:rsidRPr="003E2C30">
              <w:rPr>
                <w:b/>
                <w:bCs/>
                <w:sz w:val="20"/>
                <w:szCs w:val="20"/>
              </w:rPr>
              <w:t>, Islamabad, Islamabad Urban, Islamabad, Islamabad Capital Territory, Pakistan</w:t>
            </w:r>
          </w:p>
          <w:p w14:paraId="06EDB174" w14:textId="77777777" w:rsidR="009F53B5" w:rsidRPr="003C6D07" w:rsidRDefault="009F53B5" w:rsidP="009F53B5">
            <w:pPr>
              <w:tabs>
                <w:tab w:val="left" w:pos="540"/>
              </w:tabs>
              <w:jc w:val="both"/>
              <w:rPr>
                <w:rFonts w:ascii="Times New Roman" w:hAnsi="Times New Roman" w:cs="Times New Roman"/>
                <w:color w:val="000000"/>
                <w:sz w:val="20"/>
                <w:szCs w:val="20"/>
              </w:rPr>
            </w:pPr>
            <w:r w:rsidRPr="003C6D07">
              <w:rPr>
                <w:rFonts w:ascii="Times New Roman" w:hAnsi="Times New Roman" w:cs="Times New Roman"/>
                <w:color w:val="000000"/>
                <w:sz w:val="20"/>
                <w:szCs w:val="20"/>
              </w:rPr>
              <w:t>Telephone: 051-2817070-77</w:t>
            </w:r>
          </w:p>
          <w:p w14:paraId="67BD62FD" w14:textId="77777777" w:rsidR="009F53B5" w:rsidRPr="003C6D07" w:rsidRDefault="009F53B5" w:rsidP="009F53B5">
            <w:pPr>
              <w:tabs>
                <w:tab w:val="left" w:pos="540"/>
              </w:tabs>
              <w:jc w:val="both"/>
              <w:rPr>
                <w:rFonts w:ascii="Times New Roman" w:hAnsi="Times New Roman" w:cs="Times New Roman"/>
                <w:color w:val="000000"/>
                <w:sz w:val="20"/>
                <w:szCs w:val="20"/>
              </w:rPr>
            </w:pPr>
            <w:r w:rsidRPr="003C6D07">
              <w:rPr>
                <w:rFonts w:ascii="Times New Roman" w:hAnsi="Times New Roman" w:cs="Times New Roman"/>
                <w:color w:val="000000"/>
                <w:sz w:val="20"/>
                <w:szCs w:val="20"/>
              </w:rPr>
              <w:t>Fax: 051-2817539</w:t>
            </w:r>
          </w:p>
          <w:p w14:paraId="145A38F8" w14:textId="678B786C" w:rsidR="009F53B5" w:rsidRPr="003C6D07" w:rsidRDefault="009F53B5" w:rsidP="009F53B5">
            <w:pPr>
              <w:tabs>
                <w:tab w:val="left" w:pos="540"/>
              </w:tabs>
              <w:jc w:val="both"/>
              <w:rPr>
                <w:rFonts w:ascii="Times New Roman" w:hAnsi="Times New Roman" w:cs="Times New Roman"/>
                <w:color w:val="000000"/>
                <w:sz w:val="20"/>
                <w:szCs w:val="20"/>
              </w:rPr>
            </w:pPr>
            <w:r w:rsidRPr="003C6D07">
              <w:rPr>
                <w:rFonts w:ascii="Times New Roman" w:hAnsi="Times New Roman" w:cs="Times New Roman"/>
                <w:color w:val="000000"/>
                <w:sz w:val="20"/>
                <w:szCs w:val="20"/>
              </w:rPr>
              <w:t xml:space="preserve">Attention: Chief Bank Operations Officer </w:t>
            </w:r>
          </w:p>
          <w:p w14:paraId="247E7AD5" w14:textId="28E0C023" w:rsidR="009F53B5" w:rsidRPr="003C6D07" w:rsidRDefault="009F53B5" w:rsidP="00EF20F7">
            <w:pPr>
              <w:tabs>
                <w:tab w:val="left" w:pos="540"/>
              </w:tabs>
              <w:jc w:val="both"/>
              <w:rPr>
                <w:rFonts w:ascii="Times New Roman" w:hAnsi="Times New Roman" w:cs="Times New Roman"/>
                <w:snapToGrid w:val="0"/>
                <w:sz w:val="20"/>
                <w:szCs w:val="20"/>
              </w:rPr>
            </w:pPr>
          </w:p>
        </w:tc>
      </w:tr>
    </w:tbl>
    <w:p w14:paraId="09E63CE5" w14:textId="240FA75A" w:rsidR="00DD472D" w:rsidRPr="004418D2" w:rsidRDefault="00FE1516" w:rsidP="004418D2">
      <w:pPr>
        <w:pStyle w:val="ListParagraph"/>
        <w:numPr>
          <w:ilvl w:val="0"/>
          <w:numId w:val="5"/>
        </w:numPr>
        <w:ind w:left="720" w:right="-900" w:hanging="720"/>
        <w:jc w:val="both"/>
        <w:rPr>
          <w:rFonts w:ascii="Times New Roman" w:hAnsi="Times New Roman" w:cs="Times New Roman"/>
          <w:b/>
          <w:sz w:val="20"/>
          <w:szCs w:val="20"/>
        </w:rPr>
      </w:pPr>
      <w:r w:rsidRPr="004418D2">
        <w:rPr>
          <w:rFonts w:ascii="Times New Roman" w:hAnsi="Times New Roman" w:cs="Times New Roman"/>
          <w:b/>
          <w:sz w:val="20"/>
          <w:szCs w:val="20"/>
        </w:rPr>
        <w:t>DATA PROTECTION</w:t>
      </w:r>
    </w:p>
    <w:p w14:paraId="60BAE652" w14:textId="77777777" w:rsidR="00DD472D" w:rsidRPr="003C6D07" w:rsidRDefault="00DD472D" w:rsidP="00DD472D">
      <w:pPr>
        <w:pStyle w:val="ListParagraph"/>
        <w:tabs>
          <w:tab w:val="left" w:pos="4485"/>
          <w:tab w:val="center" w:pos="4860"/>
        </w:tabs>
        <w:jc w:val="both"/>
        <w:rPr>
          <w:rFonts w:ascii="Times New Roman" w:hAnsi="Times New Roman" w:cs="Times New Roman"/>
          <w:b/>
          <w:sz w:val="20"/>
          <w:szCs w:val="20"/>
        </w:rPr>
      </w:pPr>
    </w:p>
    <w:p w14:paraId="434D622F" w14:textId="7CBCCC8B" w:rsidR="00D35D77" w:rsidRDefault="00D35D77" w:rsidP="00D35D77">
      <w:pPr>
        <w:pStyle w:val="ListParagraph"/>
        <w:numPr>
          <w:ilvl w:val="1"/>
          <w:numId w:val="15"/>
        </w:numPr>
        <w:rPr>
          <w:ins w:id="425" w:author="Madeeha Soomro (TF HO)" w:date="2026-03-18T13:00:00Z"/>
          <w:rFonts w:ascii="Times New Roman" w:hAnsi="Times New Roman" w:cs="Times New Roman"/>
          <w:sz w:val="20"/>
          <w:szCs w:val="20"/>
        </w:rPr>
      </w:pPr>
      <w:proofErr w:type="gramStart"/>
      <w:ins w:id="426" w:author="Madeeha Soomro (TF HO)" w:date="2026-03-18T13:00:00Z">
        <w:r w:rsidRPr="00D35D77">
          <w:rPr>
            <w:rFonts w:ascii="Times New Roman" w:hAnsi="Times New Roman" w:cs="Times New Roman"/>
            <w:sz w:val="20"/>
            <w:szCs w:val="20"/>
          </w:rPr>
          <w:t>In addition to and notwithstanding any other right or obligation arising under this Agreement, MMBL and SSGC (their respective sub-contractors, agents and employees) shall take all appropriate technical and organizational security measures to ensure that any and all data is protected against loss, destruction and damage, and against unauthorized access, use, modification, disclosure or other misuse, and that only the personnel designated for the purpose of the services have access to such data.</w:t>
        </w:r>
        <w:proofErr w:type="gramEnd"/>
      </w:ins>
    </w:p>
    <w:p w14:paraId="71FFEC33" w14:textId="18359C2A" w:rsidR="00D35D77" w:rsidRPr="00D35D77" w:rsidRDefault="00D35D77" w:rsidP="00D35D77">
      <w:pPr>
        <w:pStyle w:val="ListParagraph"/>
        <w:numPr>
          <w:ilvl w:val="1"/>
          <w:numId w:val="15"/>
        </w:numPr>
        <w:rPr>
          <w:ins w:id="427" w:author="Madeeha Soomro (TF HO)" w:date="2026-03-18T13:00:00Z"/>
          <w:rFonts w:ascii="Times New Roman" w:hAnsi="Times New Roman" w:cs="Times New Roman"/>
          <w:sz w:val="20"/>
          <w:szCs w:val="20"/>
        </w:rPr>
      </w:pPr>
      <w:ins w:id="428" w:author="Madeeha Soomro (TF HO)" w:date="2026-03-18T13:00:00Z">
        <w:r w:rsidRPr="00D35D77">
          <w:rPr>
            <w:rFonts w:ascii="Times New Roman" w:hAnsi="Times New Roman" w:cs="Times New Roman"/>
            <w:sz w:val="20"/>
            <w:szCs w:val="20"/>
          </w:rPr>
          <w:t xml:space="preserve">Both the Parties </w:t>
        </w:r>
        <w:proofErr w:type="gramStart"/>
        <w:r w:rsidRPr="00D35D77">
          <w:rPr>
            <w:rFonts w:ascii="Times New Roman" w:hAnsi="Times New Roman" w:cs="Times New Roman"/>
            <w:sz w:val="20"/>
            <w:szCs w:val="20"/>
          </w:rPr>
          <w:t>shall be held</w:t>
        </w:r>
        <w:proofErr w:type="gramEnd"/>
        <w:r w:rsidRPr="00D35D77">
          <w:rPr>
            <w:rFonts w:ascii="Times New Roman" w:hAnsi="Times New Roman" w:cs="Times New Roman"/>
            <w:sz w:val="20"/>
            <w:szCs w:val="20"/>
          </w:rPr>
          <w:t xml:space="preserve"> responsible for their respective employees/staff/ representatives in respect of maintaining confidential information, performance and duties stipulated in this Agreement and any breach thereof.</w:t>
        </w:r>
      </w:ins>
    </w:p>
    <w:p w14:paraId="7D22BC6A" w14:textId="41646397" w:rsidR="00DD472D" w:rsidRPr="003C6D07" w:rsidDel="00D35D77" w:rsidRDefault="00DD472D" w:rsidP="004418D2">
      <w:pPr>
        <w:pStyle w:val="ListParagraph"/>
        <w:numPr>
          <w:ilvl w:val="1"/>
          <w:numId w:val="15"/>
        </w:numPr>
        <w:spacing w:after="200" w:line="276" w:lineRule="auto"/>
        <w:ind w:hanging="750"/>
        <w:contextualSpacing/>
        <w:jc w:val="both"/>
        <w:rPr>
          <w:del w:id="429" w:author="Madeeha Soomro (TF HO)" w:date="2026-03-18T13:00:00Z"/>
          <w:rFonts w:ascii="Times New Roman" w:hAnsi="Times New Roman" w:cs="Times New Roman"/>
          <w:sz w:val="20"/>
          <w:szCs w:val="20"/>
        </w:rPr>
      </w:pPr>
      <w:del w:id="430" w:author="Madeeha Soomro (TF HO)" w:date="2026-03-18T13:00:00Z">
        <w:r w:rsidRPr="003C6D07" w:rsidDel="00D35D77">
          <w:rPr>
            <w:rFonts w:ascii="Times New Roman" w:hAnsi="Times New Roman" w:cs="Times New Roman"/>
            <w:sz w:val="20"/>
            <w:szCs w:val="20"/>
          </w:rPr>
          <w:delText xml:space="preserve">In </w:delText>
        </w:r>
        <w:r w:rsidRPr="003C6D07" w:rsidDel="00D35D77">
          <w:rPr>
            <w:rFonts w:ascii="Times New Roman" w:hAnsi="Times New Roman" w:cs="Times New Roman"/>
            <w:sz w:val="20"/>
            <w:szCs w:val="20"/>
            <w:lang w:val="en-GB"/>
          </w:rPr>
          <w:delText xml:space="preserve">addition </w:delText>
        </w:r>
        <w:r w:rsidRPr="003C6D07" w:rsidDel="00D35D77">
          <w:rPr>
            <w:rFonts w:ascii="Times New Roman" w:hAnsi="Times New Roman" w:cs="Times New Roman"/>
            <w:sz w:val="20"/>
            <w:szCs w:val="20"/>
          </w:rPr>
          <w:delText xml:space="preserve">to and notwithstanding any other right or obligation arising under this Agreement, the </w:delText>
        </w:r>
        <w:r w:rsidR="00214AF5" w:rsidDel="00D35D77">
          <w:rPr>
            <w:rFonts w:ascii="Times New Roman" w:hAnsi="Times New Roman" w:cs="Times New Roman"/>
            <w:sz w:val="20"/>
            <w:szCs w:val="20"/>
          </w:rPr>
          <w:delText>SSGC</w:delText>
        </w:r>
        <w:r w:rsidRPr="003C6D07" w:rsidDel="00D35D77">
          <w:rPr>
            <w:rFonts w:ascii="Times New Roman" w:hAnsi="Times New Roman" w:cs="Times New Roman"/>
            <w:sz w:val="20"/>
            <w:szCs w:val="20"/>
          </w:rPr>
          <w:delText xml:space="preserve"> (their respective sub-contractors, agents and employees) shall take all appropriate technical and organizational security measures to ensure that any and all data is protected against loss, destruction and damage, and against unauthorized access, use, modification, disclosure or other misuse, and that only the personnel designated for the purpose of the services have access to such data.</w:delText>
        </w:r>
      </w:del>
    </w:p>
    <w:p w14:paraId="38A32C8A" w14:textId="5BB4C748" w:rsidR="00DD472D" w:rsidRPr="003C6D07" w:rsidDel="00D35D77" w:rsidRDefault="00DD472D" w:rsidP="00DD472D">
      <w:pPr>
        <w:pStyle w:val="ListParagraph"/>
        <w:ind w:left="780"/>
        <w:jc w:val="both"/>
        <w:rPr>
          <w:del w:id="431" w:author="Madeeha Soomro (TF HO)" w:date="2026-03-18T13:01:00Z"/>
          <w:rFonts w:ascii="Times New Roman" w:hAnsi="Times New Roman" w:cs="Times New Roman"/>
          <w:sz w:val="20"/>
          <w:szCs w:val="20"/>
        </w:rPr>
      </w:pPr>
    </w:p>
    <w:p w14:paraId="66F071B0" w14:textId="379ECE87" w:rsidR="00DD472D" w:rsidRPr="00FE1516" w:rsidDel="00D35D77" w:rsidRDefault="00FE1516" w:rsidP="004418D2">
      <w:pPr>
        <w:pStyle w:val="ListParagraph"/>
        <w:numPr>
          <w:ilvl w:val="1"/>
          <w:numId w:val="15"/>
        </w:numPr>
        <w:spacing w:line="276" w:lineRule="auto"/>
        <w:ind w:hanging="660"/>
        <w:contextualSpacing/>
        <w:jc w:val="both"/>
        <w:rPr>
          <w:del w:id="432" w:author="Madeeha Soomro (TF HO)" w:date="2026-03-18T13:01:00Z"/>
          <w:rFonts w:ascii="Times New Roman" w:hAnsi="Times New Roman" w:cs="Times New Roman"/>
          <w:b/>
          <w:sz w:val="20"/>
          <w:szCs w:val="20"/>
        </w:rPr>
      </w:pPr>
      <w:del w:id="433" w:author="Madeeha Soomro (TF HO)" w:date="2026-03-18T13:01:00Z">
        <w:r w:rsidRPr="00FE1516" w:rsidDel="00D35D77">
          <w:rPr>
            <w:rFonts w:ascii="Times New Roman" w:hAnsi="Times New Roman" w:cs="Times New Roman"/>
            <w:b/>
            <w:sz w:val="20"/>
            <w:szCs w:val="20"/>
          </w:rPr>
          <w:delText>THE SSGC SHALL:</w:delText>
        </w:r>
      </w:del>
    </w:p>
    <w:p w14:paraId="314658B0" w14:textId="6265DDC5" w:rsidR="00DD472D" w:rsidRPr="003C6D07" w:rsidDel="00D35D77" w:rsidRDefault="00DD472D" w:rsidP="004418D2">
      <w:pPr>
        <w:pStyle w:val="ListParagraph"/>
        <w:ind w:left="540"/>
        <w:jc w:val="both"/>
        <w:rPr>
          <w:del w:id="434" w:author="Madeeha Soomro (TF HO)" w:date="2026-03-18T13:01:00Z"/>
          <w:rFonts w:ascii="Times New Roman" w:hAnsi="Times New Roman" w:cs="Times New Roman"/>
          <w:sz w:val="20"/>
          <w:szCs w:val="20"/>
        </w:rPr>
      </w:pPr>
    </w:p>
    <w:p w14:paraId="72C5130E" w14:textId="50C68EAE" w:rsidR="00DD472D" w:rsidRPr="003C6D07" w:rsidDel="00D35D77" w:rsidRDefault="00DD472D" w:rsidP="004418D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1170"/>
        <w:jc w:val="both"/>
        <w:rPr>
          <w:del w:id="435" w:author="Madeeha Soomro (TF HO)" w:date="2026-03-18T13:01:00Z"/>
          <w:rFonts w:ascii="Times New Roman" w:hAnsi="Times New Roman" w:cs="Times New Roman"/>
          <w:sz w:val="20"/>
          <w:szCs w:val="20"/>
        </w:rPr>
      </w:pPr>
      <w:del w:id="436" w:author="Madeeha Soomro (TF HO)" w:date="2026-03-18T13:01:00Z">
        <w:r w:rsidRPr="003C6D07" w:rsidDel="00D35D77">
          <w:rPr>
            <w:rFonts w:ascii="Times New Roman" w:hAnsi="Times New Roman" w:cs="Times New Roman"/>
            <w:sz w:val="20"/>
            <w:szCs w:val="20"/>
          </w:rPr>
          <w:delText>use the data only for the purposes of fulfilling its obligations under this Agreement and to comply with instructions of MMBL from time to time in connection with the use of such data, and not retain such data for any longer than is necessary for these purposes; and</w:delText>
        </w:r>
      </w:del>
    </w:p>
    <w:p w14:paraId="0D78E5FE" w14:textId="2C7605A4" w:rsidR="00DD472D" w:rsidRPr="003C6D07" w:rsidDel="00D35D77" w:rsidRDefault="00DD472D" w:rsidP="004418D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1170"/>
        <w:jc w:val="both"/>
        <w:rPr>
          <w:del w:id="437" w:author="Madeeha Soomro (TF HO)" w:date="2026-03-18T13:01:00Z"/>
          <w:rFonts w:ascii="Times New Roman" w:hAnsi="Times New Roman" w:cs="Times New Roman"/>
          <w:sz w:val="20"/>
          <w:szCs w:val="20"/>
          <w:lang w:eastAsia="ja-JP"/>
        </w:rPr>
      </w:pPr>
      <w:del w:id="438" w:author="Madeeha Soomro (TF HO)" w:date="2026-03-18T13:01:00Z">
        <w:r w:rsidRPr="003C6D07" w:rsidDel="00D35D77">
          <w:rPr>
            <w:rFonts w:ascii="Times New Roman" w:hAnsi="Times New Roman" w:cs="Times New Roman"/>
            <w:sz w:val="20"/>
            <w:szCs w:val="20"/>
          </w:rPr>
          <w:delText xml:space="preserve">not disclose/share MMBL’s data except where </w:delText>
        </w:r>
        <w:r w:rsidR="00214AF5" w:rsidDel="00D35D77">
          <w:rPr>
            <w:rFonts w:ascii="Times New Roman" w:hAnsi="Times New Roman" w:cs="Times New Roman"/>
            <w:sz w:val="20"/>
            <w:szCs w:val="20"/>
          </w:rPr>
          <w:delText>SSGC</w:delText>
        </w:r>
        <w:r w:rsidRPr="003C6D07" w:rsidDel="00D35D77">
          <w:rPr>
            <w:rFonts w:ascii="Times New Roman" w:hAnsi="Times New Roman" w:cs="Times New Roman"/>
            <w:sz w:val="20"/>
            <w:szCs w:val="20"/>
          </w:rPr>
          <w:delText xml:space="preserve"> has to comply with a legal requirement to do and/or after obtaining MMBL express consent where applicable;</w:delText>
        </w:r>
      </w:del>
    </w:p>
    <w:p w14:paraId="721BF5F2" w14:textId="4B3B80AC" w:rsidR="00DD472D" w:rsidRPr="003C6D07" w:rsidDel="00D35D77" w:rsidRDefault="00DD472D" w:rsidP="004418D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1170"/>
        <w:jc w:val="both"/>
        <w:rPr>
          <w:del w:id="439" w:author="Madeeha Soomro (TF HO)" w:date="2026-03-18T13:01:00Z"/>
          <w:rFonts w:ascii="Times New Roman" w:hAnsi="Times New Roman" w:cs="Times New Roman"/>
          <w:sz w:val="20"/>
          <w:szCs w:val="20"/>
        </w:rPr>
      </w:pPr>
      <w:del w:id="440" w:author="Madeeha Soomro (TF HO)" w:date="2026-03-18T13:01:00Z">
        <w:r w:rsidRPr="003C6D07" w:rsidDel="00D35D77">
          <w:rPr>
            <w:rFonts w:ascii="Times New Roman" w:hAnsi="Times New Roman" w:cs="Times New Roman"/>
            <w:sz w:val="20"/>
            <w:szCs w:val="20"/>
          </w:rPr>
          <w:delText>to protect MMBL’s data and maintain the privacy of the same at the highest level;</w:delText>
        </w:r>
      </w:del>
    </w:p>
    <w:p w14:paraId="35B7395B" w14:textId="299BD1D0" w:rsidR="00DD472D" w:rsidRPr="003C6D07" w:rsidDel="00D35D77" w:rsidRDefault="00DD472D" w:rsidP="004418D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1170"/>
        <w:jc w:val="both"/>
        <w:rPr>
          <w:del w:id="441" w:author="Madeeha Soomro (TF HO)" w:date="2026-03-18T13:01:00Z"/>
          <w:rFonts w:ascii="Times New Roman" w:hAnsi="Times New Roman" w:cs="Times New Roman"/>
          <w:sz w:val="20"/>
          <w:szCs w:val="20"/>
        </w:rPr>
      </w:pPr>
      <w:del w:id="442" w:author="Madeeha Soomro (TF HO)" w:date="2026-03-18T13:01:00Z">
        <w:r w:rsidRPr="003C6D07" w:rsidDel="00D35D77">
          <w:rPr>
            <w:rFonts w:ascii="Times New Roman" w:hAnsi="Times New Roman" w:cs="Times New Roman"/>
            <w:sz w:val="20"/>
            <w:szCs w:val="20"/>
          </w:rPr>
          <w:delText xml:space="preserve">Any breach of this clause by the </w:delText>
        </w:r>
        <w:r w:rsidR="00214AF5" w:rsidDel="00D35D77">
          <w:rPr>
            <w:rFonts w:ascii="Times New Roman" w:hAnsi="Times New Roman" w:cs="Times New Roman"/>
            <w:sz w:val="20"/>
            <w:szCs w:val="20"/>
          </w:rPr>
          <w:delText>SSGC</w:delText>
        </w:r>
        <w:r w:rsidRPr="003C6D07" w:rsidDel="00D35D77">
          <w:rPr>
            <w:rFonts w:ascii="Times New Roman" w:hAnsi="Times New Roman" w:cs="Times New Roman"/>
            <w:sz w:val="20"/>
            <w:szCs w:val="20"/>
          </w:rPr>
          <w:delText xml:space="preserve"> shall be deemed to be a material breach of this Agreement and the </w:delText>
        </w:r>
        <w:r w:rsidR="00214AF5" w:rsidDel="00D35D77">
          <w:rPr>
            <w:rFonts w:ascii="Times New Roman" w:hAnsi="Times New Roman" w:cs="Times New Roman"/>
            <w:sz w:val="20"/>
            <w:szCs w:val="20"/>
          </w:rPr>
          <w:delText>SSGC</w:delText>
        </w:r>
        <w:r w:rsidRPr="003C6D07" w:rsidDel="00D35D77">
          <w:rPr>
            <w:rFonts w:ascii="Times New Roman" w:hAnsi="Times New Roman" w:cs="Times New Roman"/>
            <w:sz w:val="20"/>
            <w:szCs w:val="20"/>
          </w:rPr>
          <w:delText xml:space="preserve"> shall indemnify MMBL from and against any costs, losses, damages, proceedings, claims, expenses or demands incurred or suffered by MMBL which arise as a result of such breach.</w:delText>
        </w:r>
      </w:del>
    </w:p>
    <w:p w14:paraId="51201606" w14:textId="6003CD2F" w:rsidR="00B54D6F" w:rsidRPr="003C6D07" w:rsidDel="00D35D77" w:rsidRDefault="00B54D6F" w:rsidP="004418D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1170"/>
        <w:jc w:val="both"/>
        <w:rPr>
          <w:del w:id="443" w:author="Madeeha Soomro (TF HO)" w:date="2026-03-18T13:01:00Z"/>
          <w:rFonts w:ascii="Times New Roman" w:hAnsi="Times New Roman" w:cs="Times New Roman"/>
          <w:sz w:val="20"/>
          <w:szCs w:val="20"/>
        </w:rPr>
      </w:pPr>
      <w:del w:id="444" w:author="Madeeha Soomro (TF HO)" w:date="2026-03-18T13:01:00Z">
        <w:r w:rsidRPr="003C6D07" w:rsidDel="00D35D77">
          <w:rPr>
            <w:rFonts w:ascii="Times New Roman" w:hAnsi="Times New Roman" w:cs="Times New Roman"/>
            <w:sz w:val="20"/>
            <w:szCs w:val="20"/>
          </w:rPr>
          <w:lastRenderedPageBreak/>
          <w:delText xml:space="preserve">The obligations in this clause shall survive this Agreement after termination, until and unless </w:delText>
        </w:r>
        <w:r w:rsidR="00DD136D" w:rsidDel="00D35D77">
          <w:rPr>
            <w:rFonts w:ascii="Times New Roman" w:hAnsi="Times New Roman" w:cs="Times New Roman"/>
            <w:sz w:val="20"/>
            <w:szCs w:val="20"/>
          </w:rPr>
          <w:delText xml:space="preserve">SSGC </w:delText>
        </w:r>
        <w:r w:rsidRPr="003C6D07" w:rsidDel="00D35D77">
          <w:rPr>
            <w:rFonts w:ascii="Times New Roman" w:hAnsi="Times New Roman" w:cs="Times New Roman"/>
            <w:sz w:val="20"/>
            <w:szCs w:val="20"/>
          </w:rPr>
          <w:delText>discard/ delete all the data shared with them for the Services.</w:delText>
        </w:r>
      </w:del>
    </w:p>
    <w:p w14:paraId="56F9C656" w14:textId="01B46529" w:rsidR="00DD472D" w:rsidRPr="003C6D07" w:rsidDel="00D35D77" w:rsidRDefault="00DD472D" w:rsidP="004418D2">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ind w:left="1170"/>
        <w:jc w:val="both"/>
        <w:rPr>
          <w:del w:id="445" w:author="Madeeha Soomro (TF HO)" w:date="2026-03-18T13:01:00Z"/>
          <w:rFonts w:ascii="Times New Roman" w:hAnsi="Times New Roman" w:cs="Times New Roman"/>
          <w:sz w:val="20"/>
          <w:szCs w:val="20"/>
        </w:rPr>
      </w:pPr>
      <w:del w:id="446" w:author="Madeeha Soomro (TF HO)" w:date="2026-03-18T13:01:00Z">
        <w:r w:rsidRPr="003C6D07" w:rsidDel="00D35D77">
          <w:rPr>
            <w:rFonts w:ascii="Times New Roman" w:hAnsi="Times New Roman" w:cs="Times New Roman"/>
            <w:sz w:val="20"/>
            <w:szCs w:val="20"/>
          </w:rPr>
          <w:delText>to take appropriate measures to safeguard the confidential nature of the clauses and the documents by disclosing only specific parts of the information to its employees and staff who are responsible for the operations and contractual obligations completion of this Agreement.</w:delText>
        </w:r>
      </w:del>
    </w:p>
    <w:p w14:paraId="473AA922" w14:textId="00997718" w:rsidR="00DD472D" w:rsidRPr="003C6D07" w:rsidDel="00D35D77" w:rsidRDefault="00DD472D" w:rsidP="00DD472D">
      <w:pPr>
        <w:pStyle w:val="ListParagraph"/>
        <w:ind w:left="1350"/>
        <w:jc w:val="both"/>
        <w:rPr>
          <w:del w:id="447" w:author="Madeeha Soomro (TF HO)" w:date="2026-03-18T13:01:00Z"/>
          <w:rFonts w:ascii="Times New Roman" w:hAnsi="Times New Roman" w:cs="Times New Roman"/>
          <w:sz w:val="20"/>
          <w:szCs w:val="20"/>
        </w:rPr>
      </w:pPr>
    </w:p>
    <w:p w14:paraId="307759AA" w14:textId="48FEFE04" w:rsidR="00DD472D" w:rsidRPr="003C6D07" w:rsidDel="00D35D77" w:rsidRDefault="00DD472D" w:rsidP="004418D2">
      <w:pPr>
        <w:pStyle w:val="ListParagraph"/>
        <w:numPr>
          <w:ilvl w:val="1"/>
          <w:numId w:val="15"/>
        </w:num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hanging="660"/>
        <w:contextualSpacing/>
        <w:jc w:val="both"/>
        <w:rPr>
          <w:del w:id="448" w:author="Madeeha Soomro (TF HO)" w:date="2026-03-18T13:01:00Z"/>
          <w:rFonts w:ascii="Times New Roman" w:hAnsi="Times New Roman" w:cs="Times New Roman"/>
          <w:b/>
          <w:bCs/>
          <w:sz w:val="20"/>
          <w:szCs w:val="20"/>
        </w:rPr>
      </w:pPr>
      <w:del w:id="449" w:author="Madeeha Soomro (TF HO)" w:date="2026-03-18T13:01:00Z">
        <w:r w:rsidRPr="003C6D07" w:rsidDel="00D35D77">
          <w:rPr>
            <w:rFonts w:ascii="Times New Roman" w:hAnsi="Times New Roman" w:cs="Times New Roman"/>
            <w:sz w:val="20"/>
            <w:szCs w:val="20"/>
          </w:rPr>
          <w:delText xml:space="preserve">The </w:delText>
        </w:r>
        <w:r w:rsidR="00214AF5" w:rsidDel="00D35D77">
          <w:rPr>
            <w:rFonts w:ascii="Times New Roman" w:hAnsi="Times New Roman" w:cs="Times New Roman"/>
            <w:sz w:val="20"/>
            <w:szCs w:val="20"/>
            <w:lang w:val="en-GB"/>
          </w:rPr>
          <w:delText>SSGC</w:delText>
        </w:r>
        <w:r w:rsidRPr="003C6D07" w:rsidDel="00D35D77">
          <w:rPr>
            <w:rFonts w:ascii="Times New Roman" w:hAnsi="Times New Roman" w:cs="Times New Roman"/>
            <w:sz w:val="20"/>
            <w:szCs w:val="20"/>
            <w:lang w:val="en-GB"/>
          </w:rPr>
          <w:delText xml:space="preserve"> </w:delText>
        </w:r>
        <w:r w:rsidRPr="003C6D07" w:rsidDel="00D35D77">
          <w:rPr>
            <w:rFonts w:ascii="Times New Roman" w:hAnsi="Times New Roman" w:cs="Times New Roman"/>
            <w:sz w:val="20"/>
            <w:szCs w:val="20"/>
          </w:rPr>
          <w:delText xml:space="preserve">shall be held responsible for their employees/staff/ representatives in respect of maintaining confidential information, performance and duties stipulated in this Agreement and any breach thereof. </w:delText>
        </w:r>
      </w:del>
    </w:p>
    <w:p w14:paraId="6DB7A034" w14:textId="7963C86D" w:rsidR="00DD472D" w:rsidRPr="003C6D07" w:rsidDel="00D35D77" w:rsidRDefault="00DD472D" w:rsidP="00DD472D">
      <w:pPr>
        <w:widowControl w:val="0"/>
        <w:jc w:val="both"/>
        <w:rPr>
          <w:del w:id="450" w:author="Madeeha Soomro (TF HO)" w:date="2026-03-18T13:01:00Z"/>
          <w:rFonts w:ascii="Times New Roman" w:hAnsi="Times New Roman" w:cs="Times New Roman"/>
          <w:sz w:val="20"/>
          <w:szCs w:val="20"/>
          <w:lang w:val="en-GB"/>
        </w:rPr>
      </w:pPr>
    </w:p>
    <w:p w14:paraId="3889D5BD" w14:textId="7E71F5AC" w:rsidR="00DD472D" w:rsidRPr="004418D2" w:rsidDel="00D35D77" w:rsidRDefault="00FE1516" w:rsidP="004418D2">
      <w:pPr>
        <w:pStyle w:val="ListParagraph"/>
        <w:numPr>
          <w:ilvl w:val="0"/>
          <w:numId w:val="5"/>
        </w:numPr>
        <w:tabs>
          <w:tab w:val="left" w:pos="4485"/>
          <w:tab w:val="center" w:pos="4860"/>
        </w:tabs>
        <w:spacing w:after="200" w:line="276" w:lineRule="auto"/>
        <w:ind w:left="810" w:hanging="810"/>
        <w:contextualSpacing/>
        <w:jc w:val="both"/>
        <w:rPr>
          <w:del w:id="451" w:author="Madeeha Soomro (TF HO)" w:date="2026-03-18T13:02:00Z"/>
          <w:rFonts w:ascii="Times New Roman" w:hAnsi="Times New Roman" w:cs="Times New Roman"/>
          <w:b/>
          <w:sz w:val="20"/>
          <w:szCs w:val="20"/>
        </w:rPr>
      </w:pPr>
      <w:del w:id="452" w:author="Madeeha Soomro (TF HO)" w:date="2026-03-18T13:02:00Z">
        <w:r w:rsidRPr="004418D2" w:rsidDel="00D35D77">
          <w:rPr>
            <w:rFonts w:ascii="Times New Roman" w:hAnsi="Times New Roman" w:cs="Times New Roman"/>
            <w:b/>
            <w:sz w:val="20"/>
            <w:szCs w:val="20"/>
          </w:rPr>
          <w:delText>SBP RIGHT TO REVIEW AND INSPECTION:</w:delText>
        </w:r>
      </w:del>
    </w:p>
    <w:p w14:paraId="1AD98E67" w14:textId="224E5096" w:rsidR="00DD472D" w:rsidRPr="003C6D07" w:rsidDel="00D35D77" w:rsidRDefault="00DD472D" w:rsidP="00A376F1">
      <w:pPr>
        <w:ind w:left="720"/>
        <w:jc w:val="both"/>
        <w:rPr>
          <w:del w:id="453" w:author="Madeeha Soomro (TF HO)" w:date="2026-03-18T13:02:00Z"/>
          <w:rFonts w:ascii="Times New Roman" w:hAnsi="Times New Roman" w:cs="Times New Roman"/>
          <w:sz w:val="20"/>
          <w:szCs w:val="20"/>
        </w:rPr>
      </w:pPr>
      <w:del w:id="454" w:author="Madeeha Soomro (TF HO)" w:date="2026-03-18T13:02:00Z">
        <w:r w:rsidRPr="003C6D07" w:rsidDel="00D35D77">
          <w:rPr>
            <w:rFonts w:ascii="Times New Roman" w:hAnsi="Times New Roman" w:cs="Times New Roman"/>
            <w:sz w:val="20"/>
            <w:szCs w:val="20"/>
          </w:rPr>
          <w:delText xml:space="preserve">The </w:delText>
        </w:r>
        <w:r w:rsidR="00214AF5" w:rsidDel="00D35D77">
          <w:rPr>
            <w:rFonts w:ascii="Times New Roman" w:hAnsi="Times New Roman" w:cs="Times New Roman"/>
            <w:sz w:val="20"/>
            <w:szCs w:val="20"/>
          </w:rPr>
          <w:delText>SSGC</w:delText>
        </w:r>
        <w:r w:rsidRPr="003C6D07" w:rsidDel="00D35D77">
          <w:rPr>
            <w:rFonts w:ascii="Times New Roman" w:hAnsi="Times New Roman" w:cs="Times New Roman"/>
            <w:sz w:val="20"/>
            <w:szCs w:val="20"/>
          </w:rPr>
          <w:delText xml:space="preserve"> understand</w:delText>
        </w:r>
        <w:r w:rsidR="00B763EF" w:rsidRPr="003C6D07" w:rsidDel="00D35D77">
          <w:rPr>
            <w:rFonts w:ascii="Times New Roman" w:hAnsi="Times New Roman" w:cs="Times New Roman"/>
            <w:sz w:val="20"/>
            <w:szCs w:val="20"/>
          </w:rPr>
          <w:delText>s</w:delText>
        </w:r>
        <w:r w:rsidRPr="003C6D07" w:rsidDel="00D35D77">
          <w:rPr>
            <w:rFonts w:ascii="Times New Roman" w:hAnsi="Times New Roman" w:cs="Times New Roman"/>
            <w:sz w:val="20"/>
            <w:szCs w:val="20"/>
          </w:rPr>
          <w:delText xml:space="preserve"> and agrees that:</w:delText>
        </w:r>
      </w:del>
    </w:p>
    <w:p w14:paraId="45E91D10" w14:textId="51154497" w:rsidR="00DD472D" w:rsidRPr="003C6D07" w:rsidDel="00D35D77" w:rsidRDefault="00DD472D" w:rsidP="00C31B92">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jc w:val="both"/>
        <w:rPr>
          <w:del w:id="455" w:author="Madeeha Soomro (TF HO)" w:date="2026-03-18T13:02:00Z"/>
          <w:rFonts w:ascii="Times New Roman" w:hAnsi="Times New Roman" w:cs="Times New Roman"/>
          <w:sz w:val="20"/>
          <w:szCs w:val="20"/>
        </w:rPr>
      </w:pPr>
      <w:del w:id="456" w:author="Madeeha Soomro (TF HO)" w:date="2026-03-18T13:02:00Z">
        <w:r w:rsidRPr="003C6D07" w:rsidDel="00D35D77">
          <w:rPr>
            <w:rFonts w:ascii="Times New Roman" w:hAnsi="Times New Roman" w:cs="Times New Roman"/>
            <w:sz w:val="20"/>
            <w:szCs w:val="20"/>
          </w:rPr>
          <w:delText xml:space="preserve"> SBP’s inspectors, officials and auditors, shall be entitled, on a periodic basis, to request a review and audit </w:delText>
        </w:r>
        <w:r w:rsidR="00B54D6F" w:rsidRPr="003C6D07" w:rsidDel="00D35D77">
          <w:rPr>
            <w:rFonts w:ascii="Times New Roman" w:hAnsi="Times New Roman" w:cs="Times New Roman"/>
            <w:sz w:val="20"/>
            <w:szCs w:val="20"/>
          </w:rPr>
          <w:delText xml:space="preserve">of </w:delText>
        </w:r>
        <w:r w:rsidR="007F46EE" w:rsidDel="00D35D77">
          <w:rPr>
            <w:rFonts w:ascii="Times New Roman" w:hAnsi="Times New Roman" w:cs="Times New Roman"/>
            <w:sz w:val="20"/>
            <w:szCs w:val="20"/>
          </w:rPr>
          <w:delText>The</w:delText>
        </w:r>
        <w:r w:rsidR="00B54D6F" w:rsidRPr="003C6D07" w:rsidDel="00D35D77">
          <w:rPr>
            <w:rFonts w:ascii="Times New Roman" w:hAnsi="Times New Roman" w:cs="Times New Roman"/>
            <w:sz w:val="20"/>
            <w:szCs w:val="20"/>
          </w:rPr>
          <w:delText xml:space="preserve"> </w:delText>
        </w:r>
        <w:r w:rsidR="00214AF5" w:rsidDel="00D35D77">
          <w:rPr>
            <w:rFonts w:ascii="Times New Roman" w:hAnsi="Times New Roman" w:cs="Times New Roman"/>
            <w:sz w:val="20"/>
            <w:szCs w:val="20"/>
          </w:rPr>
          <w:delText>SSGC</w:delText>
        </w:r>
        <w:r w:rsidR="00B54D6F" w:rsidRPr="003C6D07" w:rsidDel="00D35D77">
          <w:rPr>
            <w:rFonts w:ascii="Times New Roman" w:hAnsi="Times New Roman" w:cs="Times New Roman"/>
            <w:sz w:val="20"/>
            <w:szCs w:val="20"/>
          </w:rPr>
          <w:delText xml:space="preserve"> </w:delText>
        </w:r>
        <w:r w:rsidRPr="003C6D07" w:rsidDel="00D35D77">
          <w:rPr>
            <w:rFonts w:ascii="Times New Roman" w:hAnsi="Times New Roman" w:cs="Times New Roman"/>
            <w:sz w:val="20"/>
            <w:szCs w:val="20"/>
          </w:rPr>
          <w:delText xml:space="preserve">to ensure quality of services and compliance with the Applicable Laws, which also includes system reviews and risk evaluation. The </w:delText>
        </w:r>
        <w:r w:rsidR="00214AF5" w:rsidDel="00D35D77">
          <w:rPr>
            <w:rFonts w:ascii="Times New Roman" w:hAnsi="Times New Roman" w:cs="Times New Roman"/>
            <w:sz w:val="20"/>
            <w:szCs w:val="20"/>
          </w:rPr>
          <w:delText>SSGC</w:delText>
        </w:r>
        <w:r w:rsidRPr="003C6D07" w:rsidDel="00D35D77">
          <w:rPr>
            <w:rFonts w:ascii="Times New Roman" w:hAnsi="Times New Roman" w:cs="Times New Roman"/>
            <w:sz w:val="20"/>
            <w:szCs w:val="20"/>
          </w:rPr>
          <w:delText xml:space="preserve"> shall grant access, of the location, necessary documents, reports, records and staff, to all such persons (and procures that its agents also grant </w:delText>
        </w:r>
        <w:commentRangeStart w:id="457"/>
        <w:r w:rsidRPr="003C6D07" w:rsidDel="00D35D77">
          <w:rPr>
            <w:rFonts w:ascii="Times New Roman" w:hAnsi="Times New Roman" w:cs="Times New Roman"/>
            <w:sz w:val="20"/>
            <w:szCs w:val="20"/>
          </w:rPr>
          <w:delText>access</w:delText>
        </w:r>
      </w:del>
      <w:commentRangeEnd w:id="457"/>
      <w:r w:rsidR="00D35D77">
        <w:rPr>
          <w:rStyle w:val="CommentReference"/>
          <w:rFonts w:ascii="Times New Roman" w:eastAsia="Arial Unicode MS" w:hAnsi="Arial Unicode MS" w:cs="Arial Unicode MS"/>
        </w:rPr>
        <w:commentReference w:id="457"/>
      </w:r>
      <w:del w:id="458" w:author="Madeeha Soomro (TF HO)" w:date="2026-03-18T13:02:00Z">
        <w:r w:rsidRPr="003C6D07" w:rsidDel="00D35D77">
          <w:rPr>
            <w:rFonts w:ascii="Times New Roman" w:hAnsi="Times New Roman" w:cs="Times New Roman"/>
            <w:sz w:val="20"/>
            <w:szCs w:val="20"/>
          </w:rPr>
          <w:delText xml:space="preserve"> to such persons) in accordance with the Applicable Laws, including the Branchless Banking Regulations.</w:delText>
        </w:r>
      </w:del>
    </w:p>
    <w:p w14:paraId="1B0CC189" w14:textId="37F53297" w:rsidR="00DD472D" w:rsidRPr="003C6D07" w:rsidDel="00D35D77" w:rsidRDefault="00DD472D" w:rsidP="00DD472D">
      <w:pPr>
        <w:pStyle w:val="Style1"/>
        <w:ind w:left="1080"/>
        <w:jc w:val="both"/>
        <w:rPr>
          <w:del w:id="459" w:author="Madeeha Soomro (TF HO)" w:date="2026-03-18T13:02:00Z"/>
        </w:rPr>
      </w:pPr>
    </w:p>
    <w:p w14:paraId="53696CA0" w14:textId="22EB79E7" w:rsidR="00DD472D" w:rsidRPr="003C6D07" w:rsidDel="00D35D77" w:rsidRDefault="00DD472D" w:rsidP="00C31B92">
      <w:pPr>
        <w:pStyle w:val="Style1"/>
        <w:widowControl/>
        <w:numPr>
          <w:ilvl w:val="0"/>
          <w:numId w:val="14"/>
        </w:numPr>
        <w:autoSpaceDE/>
        <w:autoSpaceDN/>
        <w:adjustRightInd/>
        <w:jc w:val="both"/>
        <w:rPr>
          <w:del w:id="460" w:author="Madeeha Soomro (TF HO)" w:date="2026-03-18T13:02:00Z"/>
        </w:rPr>
      </w:pPr>
      <w:del w:id="461" w:author="Madeeha Soomro (TF HO)" w:date="2026-03-18T13:02:00Z">
        <w:r w:rsidRPr="003C6D07" w:rsidDel="00D35D77">
          <w:delText xml:space="preserve">The </w:delText>
        </w:r>
        <w:r w:rsidR="00214AF5" w:rsidDel="00D35D77">
          <w:delText>SSGC</w:delText>
        </w:r>
        <w:r w:rsidRPr="003C6D07" w:rsidDel="00D35D77">
          <w:delText xml:space="preserve"> shall co-operate with MMBL / SBP to correct any </w:delText>
        </w:r>
        <w:r w:rsidR="00DE49AB" w:rsidRPr="003C6D07" w:rsidDel="00D35D77">
          <w:delText>process, which</w:delText>
        </w:r>
        <w:r w:rsidRPr="003C6D07" w:rsidDel="00D35D77">
          <w:delText xml:space="preserve"> is found to be deficient by MMBL / SBP, as a result of any such audit or review, within a reasonable time, after receipt of a written notice from MMBL with respect to such deficiency.</w:delText>
        </w:r>
      </w:del>
    </w:p>
    <w:p w14:paraId="0E791763" w14:textId="77777777" w:rsidR="00DD472D" w:rsidRPr="003C6D07" w:rsidRDefault="00DD472D" w:rsidP="00DD472D">
      <w:pPr>
        <w:jc w:val="both"/>
        <w:rPr>
          <w:rFonts w:ascii="Times New Roman" w:hAnsi="Times New Roman" w:cs="Times New Roman"/>
          <w:b/>
          <w:sz w:val="20"/>
          <w:szCs w:val="20"/>
          <w:u w:val="single"/>
        </w:rPr>
      </w:pPr>
    </w:p>
    <w:p w14:paraId="5682DB99" w14:textId="583A1D7D" w:rsidR="00DD472D" w:rsidRPr="00A376F1" w:rsidRDefault="00FE1516" w:rsidP="00A376F1">
      <w:pPr>
        <w:pStyle w:val="ListParagraph"/>
        <w:numPr>
          <w:ilvl w:val="0"/>
          <w:numId w:val="5"/>
        </w:numPr>
        <w:spacing w:line="276" w:lineRule="auto"/>
        <w:ind w:left="810" w:hanging="810"/>
        <w:contextualSpacing/>
        <w:jc w:val="both"/>
        <w:rPr>
          <w:rFonts w:ascii="Times New Roman" w:hAnsi="Times New Roman" w:cs="Times New Roman"/>
          <w:b/>
          <w:sz w:val="20"/>
          <w:szCs w:val="20"/>
        </w:rPr>
      </w:pPr>
      <w:r w:rsidRPr="00A376F1">
        <w:rPr>
          <w:rFonts w:ascii="Times New Roman" w:hAnsi="Times New Roman" w:cs="Times New Roman"/>
          <w:b/>
          <w:sz w:val="20"/>
          <w:szCs w:val="20"/>
          <w:u w:val="single"/>
        </w:rPr>
        <w:t>COMPLIANCE WITH LAWS:</w:t>
      </w:r>
    </w:p>
    <w:p w14:paraId="752F63FB" w14:textId="55986FB5" w:rsidR="00DD472D" w:rsidRPr="003C6D07" w:rsidRDefault="00214AF5" w:rsidP="00A376F1">
      <w:pPr>
        <w:spacing w:after="0"/>
        <w:ind w:left="810"/>
        <w:jc w:val="both"/>
        <w:rPr>
          <w:rFonts w:ascii="Times New Roman" w:hAnsi="Times New Roman" w:cs="Times New Roman"/>
          <w:color w:val="000000" w:themeColor="text1"/>
          <w:sz w:val="20"/>
          <w:szCs w:val="20"/>
        </w:rPr>
      </w:pPr>
      <w:del w:id="462" w:author="Madeeha Soomro (TF HO)" w:date="2026-03-18T13:03:00Z">
        <w:r w:rsidDel="00D35D77">
          <w:rPr>
            <w:rFonts w:ascii="Times New Roman" w:hAnsi="Times New Roman" w:cs="Times New Roman"/>
            <w:color w:val="000000" w:themeColor="text1"/>
            <w:sz w:val="20"/>
            <w:szCs w:val="20"/>
          </w:rPr>
          <w:delText>SSGC</w:delText>
        </w:r>
      </w:del>
      <w:ins w:id="463" w:author="Madeeha Soomro (TF HO)" w:date="2026-03-18T13:03:00Z">
        <w:r w:rsidR="00D35D77">
          <w:rPr>
            <w:rFonts w:ascii="Times New Roman" w:hAnsi="Times New Roman" w:cs="Times New Roman"/>
            <w:color w:val="000000" w:themeColor="text1"/>
            <w:sz w:val="20"/>
            <w:szCs w:val="20"/>
          </w:rPr>
          <w:t xml:space="preserve">Both the parties </w:t>
        </w:r>
      </w:ins>
      <w:r w:rsidR="00DD136D">
        <w:rPr>
          <w:rFonts w:ascii="Times New Roman" w:hAnsi="Times New Roman" w:cs="Times New Roman"/>
          <w:color w:val="000000" w:themeColor="text1"/>
          <w:sz w:val="20"/>
          <w:szCs w:val="20"/>
        </w:rPr>
        <w:t>,</w:t>
      </w:r>
      <w:r w:rsidR="00DD472D" w:rsidRPr="003C6D07">
        <w:rPr>
          <w:rFonts w:ascii="Times New Roman" w:hAnsi="Times New Roman" w:cs="Times New Roman"/>
          <w:color w:val="000000" w:themeColor="text1"/>
          <w:sz w:val="20"/>
          <w:szCs w:val="20"/>
        </w:rPr>
        <w:t xml:space="preserve"> hereby</w:t>
      </w:r>
      <w:r w:rsidR="00DD136D">
        <w:rPr>
          <w:rFonts w:ascii="Times New Roman" w:hAnsi="Times New Roman" w:cs="Times New Roman"/>
          <w:color w:val="000000" w:themeColor="text1"/>
          <w:sz w:val="20"/>
          <w:szCs w:val="20"/>
        </w:rPr>
        <w:t xml:space="preserve"> </w:t>
      </w:r>
      <w:r w:rsidR="00DD472D" w:rsidRPr="003C6D07">
        <w:rPr>
          <w:rFonts w:ascii="Times New Roman" w:hAnsi="Times New Roman" w:cs="Times New Roman"/>
          <w:color w:val="000000" w:themeColor="text1"/>
          <w:sz w:val="20"/>
          <w:szCs w:val="20"/>
        </w:rPr>
        <w:t>agrees that during the term of Agreement and at all times</w:t>
      </w:r>
      <w:r w:rsidR="00DD136D">
        <w:rPr>
          <w:rFonts w:ascii="Times New Roman" w:hAnsi="Times New Roman" w:cs="Times New Roman"/>
          <w:color w:val="000000" w:themeColor="text1"/>
          <w:sz w:val="20"/>
          <w:szCs w:val="20"/>
        </w:rPr>
        <w:t>,</w:t>
      </w:r>
      <w:r w:rsidR="00DD472D" w:rsidRPr="003C6D07">
        <w:rPr>
          <w:rFonts w:ascii="Times New Roman" w:hAnsi="Times New Roman" w:cs="Times New Roman"/>
          <w:color w:val="000000" w:themeColor="text1"/>
          <w:sz w:val="20"/>
          <w:szCs w:val="20"/>
        </w:rPr>
        <w:t xml:space="preserve"> </w:t>
      </w:r>
      <w:ins w:id="464" w:author="Madeeha Soomro (TF HO)" w:date="2026-03-18T13:03:00Z">
        <w:r w:rsidR="00D35D77">
          <w:rPr>
            <w:rFonts w:ascii="Times New Roman" w:hAnsi="Times New Roman" w:cs="Times New Roman"/>
            <w:color w:val="000000" w:themeColor="text1"/>
            <w:sz w:val="20"/>
            <w:szCs w:val="20"/>
          </w:rPr>
          <w:t xml:space="preserve">they </w:t>
        </w:r>
      </w:ins>
      <w:r w:rsidR="00DD472D" w:rsidRPr="003C6D07">
        <w:rPr>
          <w:rFonts w:ascii="Times New Roman" w:hAnsi="Times New Roman" w:cs="Times New Roman"/>
          <w:color w:val="000000" w:themeColor="text1"/>
          <w:sz w:val="20"/>
          <w:szCs w:val="20"/>
        </w:rPr>
        <w:t xml:space="preserve">shall ensure compliance with the relevant laws including but not limited to Microfinance Institutions Ordinance 2001, Branchless Banking Regulations 2016, AML/CFT laws, Anti-Bribery &amp; Anti-Corruption Laws, Laws relating to Confidentially, Business Partner Code of Conduct available on MMBL website </w:t>
      </w:r>
      <w:r w:rsidR="002047C3" w:rsidRPr="003C6D07">
        <w:rPr>
          <w:rFonts w:ascii="Times New Roman" w:hAnsi="Times New Roman" w:cs="Times New Roman"/>
          <w:color w:val="000000" w:themeColor="text1"/>
          <w:sz w:val="20"/>
          <w:szCs w:val="20"/>
        </w:rPr>
        <w:t>(</w:t>
      </w:r>
      <w:hyperlink r:id="rId10" w:history="1">
        <w:r w:rsidR="002047C3" w:rsidRPr="003C6D07">
          <w:rPr>
            <w:rFonts w:ascii="Times New Roman" w:hAnsi="Times New Roman" w:cs="Times New Roman"/>
            <w:b/>
            <w:bCs/>
            <w:color w:val="000000" w:themeColor="text1"/>
            <w:sz w:val="20"/>
            <w:szCs w:val="20"/>
          </w:rPr>
          <w:t>https://mobilinkbank.com/assets/documents/Business-Partner-Code-of-Conduct-2020.pdf</w:t>
        </w:r>
      </w:hyperlink>
      <w:r w:rsidR="002047C3" w:rsidRPr="003C6D07">
        <w:rPr>
          <w:rFonts w:ascii="Times New Roman" w:hAnsi="Times New Roman" w:cs="Times New Roman"/>
          <w:color w:val="000000" w:themeColor="text1"/>
          <w:sz w:val="20"/>
          <w:szCs w:val="20"/>
        </w:rPr>
        <w:t>)</w:t>
      </w:r>
      <w:r w:rsidR="00EC292C" w:rsidRPr="003C6D07">
        <w:rPr>
          <w:rFonts w:ascii="Times New Roman" w:hAnsi="Times New Roman" w:cs="Times New Roman"/>
          <w:color w:val="000000" w:themeColor="text1"/>
          <w:sz w:val="20"/>
          <w:szCs w:val="20"/>
        </w:rPr>
        <w:t>,</w:t>
      </w:r>
      <w:r w:rsidR="002047C3" w:rsidRPr="003C6D07">
        <w:rPr>
          <w:rFonts w:ascii="Times New Roman" w:hAnsi="Times New Roman" w:cs="Times New Roman"/>
          <w:color w:val="000000" w:themeColor="text1"/>
          <w:sz w:val="20"/>
          <w:szCs w:val="20"/>
        </w:rPr>
        <w:t xml:space="preserve"> </w:t>
      </w:r>
      <w:commentRangeStart w:id="465"/>
      <w:del w:id="466" w:author="Madeeha Soomro (TF HO)" w:date="2026-03-18T13:04:00Z">
        <w:r w:rsidR="00EC292C" w:rsidRPr="003C6D07" w:rsidDel="00D35D77">
          <w:rPr>
            <w:rFonts w:ascii="Times New Roman" w:hAnsi="Times New Roman" w:cs="Times New Roman"/>
            <w:color w:val="000000" w:themeColor="text1"/>
            <w:sz w:val="20"/>
            <w:szCs w:val="20"/>
          </w:rPr>
          <w:delText xml:space="preserve">compliance </w:delText>
        </w:r>
      </w:del>
      <w:commentRangeEnd w:id="465"/>
      <w:r w:rsidR="00D35D77">
        <w:rPr>
          <w:rStyle w:val="CommentReference"/>
          <w:rFonts w:ascii="Times New Roman" w:eastAsia="Arial Unicode MS" w:hAnsi="Arial Unicode MS" w:cs="Arial Unicode MS"/>
          <w:color w:val="000000"/>
          <w:u w:color="000000"/>
          <w:bdr w:val="nil"/>
        </w:rPr>
        <w:commentReference w:id="465"/>
      </w:r>
      <w:del w:id="467" w:author="Madeeha Soomro (TF HO)" w:date="2026-03-18T13:04:00Z">
        <w:r w:rsidR="00EC292C" w:rsidRPr="003C6D07" w:rsidDel="00D35D77">
          <w:rPr>
            <w:rFonts w:ascii="Times New Roman" w:hAnsi="Times New Roman" w:cs="Times New Roman"/>
            <w:color w:val="000000" w:themeColor="text1"/>
            <w:sz w:val="20"/>
            <w:szCs w:val="20"/>
          </w:rPr>
          <w:delText xml:space="preserve">provisions </w:delText>
        </w:r>
        <w:r w:rsidR="002047C3" w:rsidRPr="003C6D07" w:rsidDel="00D35D77">
          <w:rPr>
            <w:rFonts w:ascii="Times New Roman" w:hAnsi="Times New Roman" w:cs="Times New Roman"/>
            <w:color w:val="000000" w:themeColor="text1"/>
            <w:sz w:val="20"/>
            <w:szCs w:val="20"/>
          </w:rPr>
          <w:delText xml:space="preserve">attached </w:delText>
        </w:r>
        <w:r w:rsidR="00DD472D" w:rsidRPr="003C6D07" w:rsidDel="00D35D77">
          <w:rPr>
            <w:rFonts w:ascii="Times New Roman" w:hAnsi="Times New Roman" w:cs="Times New Roman"/>
            <w:color w:val="000000" w:themeColor="text1"/>
            <w:sz w:val="20"/>
            <w:szCs w:val="20"/>
          </w:rPr>
          <w:delText xml:space="preserve">as </w:delText>
        </w:r>
        <w:r w:rsidR="00EC292C" w:rsidRPr="003C6D07" w:rsidDel="00D35D77">
          <w:rPr>
            <w:rFonts w:ascii="Times New Roman" w:hAnsi="Times New Roman" w:cs="Times New Roman"/>
            <w:color w:val="000000" w:themeColor="text1"/>
            <w:sz w:val="20"/>
            <w:szCs w:val="20"/>
          </w:rPr>
          <w:delText>(“</w:delText>
        </w:r>
        <w:r w:rsidR="00DD472D" w:rsidRPr="003C6D07" w:rsidDel="00D35D77">
          <w:rPr>
            <w:rFonts w:ascii="Times New Roman" w:hAnsi="Times New Roman" w:cs="Times New Roman"/>
            <w:b/>
            <w:color w:val="000000" w:themeColor="text1"/>
            <w:sz w:val="20"/>
            <w:szCs w:val="20"/>
          </w:rPr>
          <w:delText>Annex  C</w:delText>
        </w:r>
        <w:r w:rsidR="00EC292C" w:rsidRPr="003C6D07" w:rsidDel="00D35D77">
          <w:rPr>
            <w:rFonts w:ascii="Times New Roman" w:hAnsi="Times New Roman" w:cs="Times New Roman"/>
            <w:color w:val="000000" w:themeColor="text1"/>
            <w:sz w:val="20"/>
            <w:szCs w:val="20"/>
          </w:rPr>
          <w:delText>”)</w:delText>
        </w:r>
        <w:r w:rsidR="00B64FDF" w:rsidRPr="003C6D07" w:rsidDel="00D35D77">
          <w:rPr>
            <w:rFonts w:ascii="Times New Roman" w:hAnsi="Times New Roman" w:cs="Times New Roman"/>
            <w:color w:val="000000" w:themeColor="text1"/>
            <w:sz w:val="20"/>
            <w:szCs w:val="20"/>
          </w:rPr>
          <w:delText xml:space="preserve"> </w:delText>
        </w:r>
        <w:r w:rsidR="00DD472D" w:rsidRPr="003C6D07" w:rsidDel="00D35D77">
          <w:rPr>
            <w:rFonts w:ascii="Times New Roman" w:hAnsi="Times New Roman" w:cs="Times New Roman"/>
            <w:color w:val="000000" w:themeColor="text1"/>
            <w:sz w:val="20"/>
            <w:szCs w:val="20"/>
          </w:rPr>
          <w:delText>and any other applicable laws.</w:delText>
        </w:r>
      </w:del>
    </w:p>
    <w:p w14:paraId="2AD57129" w14:textId="59630D9B" w:rsidR="001C4585" w:rsidRPr="003C6D07" w:rsidRDefault="001C4585" w:rsidP="00DD472D">
      <w:pPr>
        <w:pStyle w:val="ListParagraph"/>
        <w:jc w:val="both"/>
        <w:rPr>
          <w:rFonts w:ascii="Times New Roman" w:eastAsia="Times New Roman" w:hAnsi="Times New Roman" w:cs="Times New Roman"/>
          <w:sz w:val="20"/>
          <w:szCs w:val="20"/>
        </w:rPr>
      </w:pPr>
    </w:p>
    <w:p w14:paraId="480DD9BC" w14:textId="77777777" w:rsidR="001C4585" w:rsidRPr="003C6D07" w:rsidRDefault="001C4585" w:rsidP="00DD472D">
      <w:pPr>
        <w:pStyle w:val="ListParagraph"/>
        <w:jc w:val="both"/>
        <w:rPr>
          <w:rFonts w:ascii="Times New Roman" w:eastAsia="Times New Roman" w:hAnsi="Times New Roman" w:cs="Times New Roman"/>
          <w:sz w:val="20"/>
          <w:szCs w:val="20"/>
        </w:rPr>
      </w:pPr>
    </w:p>
    <w:p w14:paraId="5AAE6B98" w14:textId="19486E17" w:rsidR="00FC20CC" w:rsidRPr="00A376F1" w:rsidRDefault="00FE1516" w:rsidP="00A376F1">
      <w:pPr>
        <w:pStyle w:val="ListParagraph"/>
        <w:numPr>
          <w:ilvl w:val="0"/>
          <w:numId w:val="5"/>
        </w:numPr>
        <w:ind w:left="810" w:hanging="810"/>
        <w:jc w:val="both"/>
        <w:rPr>
          <w:rFonts w:ascii="Times New Roman" w:hAnsi="Times New Roman" w:cs="Times New Roman"/>
          <w:b/>
          <w:color w:val="000000" w:themeColor="text1"/>
          <w:sz w:val="20"/>
          <w:szCs w:val="20"/>
        </w:rPr>
      </w:pPr>
      <w:r w:rsidRPr="00A376F1">
        <w:rPr>
          <w:rFonts w:ascii="Times New Roman" w:hAnsi="Times New Roman" w:cs="Times New Roman"/>
          <w:b/>
          <w:color w:val="000000" w:themeColor="text1"/>
          <w:sz w:val="20"/>
          <w:szCs w:val="20"/>
        </w:rPr>
        <w:t xml:space="preserve">CYBERSECURITY/INFORMATION SECURITY </w:t>
      </w:r>
    </w:p>
    <w:p w14:paraId="70628740" w14:textId="4F487D01" w:rsidR="00FC20CC" w:rsidRPr="003C6D07" w:rsidRDefault="00FC20CC" w:rsidP="00A376F1">
      <w:pPr>
        <w:spacing w:after="0"/>
        <w:ind w:left="810"/>
        <w:jc w:val="both"/>
        <w:rPr>
          <w:rFonts w:ascii="Times New Roman" w:hAnsi="Times New Roman" w:cs="Times New Roman"/>
          <w:color w:val="000000" w:themeColor="text1"/>
          <w:sz w:val="20"/>
          <w:szCs w:val="20"/>
        </w:rPr>
      </w:pPr>
      <w:del w:id="468" w:author="Madeeha Soomro (TF HO)" w:date="2026-03-18T13:05:00Z">
        <w:r w:rsidRPr="003C6D07" w:rsidDel="00D35D77">
          <w:rPr>
            <w:rFonts w:ascii="Times New Roman" w:hAnsi="Times New Roman" w:cs="Times New Roman"/>
            <w:color w:val="000000" w:themeColor="text1"/>
            <w:sz w:val="20"/>
            <w:szCs w:val="20"/>
          </w:rPr>
          <w:delText xml:space="preserve">The </w:delText>
        </w:r>
        <w:r w:rsidR="00214AF5" w:rsidDel="00D35D77">
          <w:rPr>
            <w:rFonts w:ascii="Times New Roman" w:hAnsi="Times New Roman" w:cs="Times New Roman"/>
            <w:color w:val="000000" w:themeColor="text1"/>
            <w:sz w:val="20"/>
            <w:szCs w:val="20"/>
          </w:rPr>
          <w:delText>SSGC</w:delText>
        </w:r>
      </w:del>
      <w:ins w:id="469" w:author="Madeeha Soomro (TF HO)" w:date="2026-03-18T13:05:00Z">
        <w:r w:rsidR="00D35D77">
          <w:rPr>
            <w:rFonts w:ascii="Times New Roman" w:hAnsi="Times New Roman" w:cs="Times New Roman"/>
            <w:color w:val="000000" w:themeColor="text1"/>
            <w:sz w:val="20"/>
            <w:szCs w:val="20"/>
          </w:rPr>
          <w:t>Both the parties</w:t>
        </w:r>
      </w:ins>
      <w:r w:rsidRPr="003C6D07">
        <w:rPr>
          <w:rFonts w:ascii="Times New Roman" w:hAnsi="Times New Roman" w:cs="Times New Roman"/>
          <w:color w:val="000000" w:themeColor="text1"/>
          <w:sz w:val="20"/>
          <w:szCs w:val="20"/>
        </w:rPr>
        <w:t xml:space="preserve"> agrees to implement and maintain at all times robust, industry-standard cybersecurity / information security practices to protect </w:t>
      </w:r>
      <w:del w:id="470" w:author="Madeeha Soomro (TF HO)" w:date="2026-03-18T13:05:00Z">
        <w:r w:rsidRPr="003C6D07" w:rsidDel="00D35D77">
          <w:rPr>
            <w:rFonts w:ascii="Times New Roman" w:hAnsi="Times New Roman" w:cs="Times New Roman"/>
            <w:color w:val="000000" w:themeColor="text1"/>
            <w:sz w:val="20"/>
            <w:szCs w:val="20"/>
          </w:rPr>
          <w:delText xml:space="preserve">MMBL’s </w:delText>
        </w:r>
      </w:del>
      <w:ins w:id="471" w:author="Madeeha Soomro (TF HO)" w:date="2026-03-18T13:05:00Z">
        <w:r w:rsidR="00D35D77">
          <w:rPr>
            <w:rFonts w:ascii="Times New Roman" w:hAnsi="Times New Roman" w:cs="Times New Roman"/>
            <w:color w:val="000000" w:themeColor="text1"/>
            <w:sz w:val="20"/>
            <w:szCs w:val="20"/>
          </w:rPr>
          <w:t>other party</w:t>
        </w:r>
        <w:r w:rsidR="00D35D77" w:rsidRPr="003C6D07">
          <w:rPr>
            <w:rFonts w:ascii="Times New Roman" w:hAnsi="Times New Roman" w:cs="Times New Roman"/>
            <w:color w:val="000000" w:themeColor="text1"/>
            <w:sz w:val="20"/>
            <w:szCs w:val="20"/>
          </w:rPr>
          <w:t xml:space="preserve">’s </w:t>
        </w:r>
      </w:ins>
      <w:r w:rsidRPr="003C6D07">
        <w:rPr>
          <w:rFonts w:ascii="Times New Roman" w:hAnsi="Times New Roman" w:cs="Times New Roman"/>
          <w:color w:val="000000" w:themeColor="text1"/>
          <w:sz w:val="20"/>
          <w:szCs w:val="20"/>
        </w:rPr>
        <w:t>data, systems, Intellectual Property and network</w:t>
      </w:r>
      <w:del w:id="472" w:author="Madeeha Soomro (TF HO)" w:date="2026-03-18T13:09:00Z">
        <w:r w:rsidRPr="003C6D07" w:rsidDel="007C1A1B">
          <w:rPr>
            <w:rFonts w:ascii="Times New Roman" w:hAnsi="Times New Roman" w:cs="Times New Roman"/>
            <w:color w:val="000000" w:themeColor="text1"/>
            <w:sz w:val="20"/>
            <w:szCs w:val="20"/>
          </w:rPr>
          <w:delText xml:space="preserve"> as defined in (</w:delText>
        </w:r>
        <w:commentRangeStart w:id="473"/>
        <w:r w:rsidRPr="003C6D07" w:rsidDel="007C1A1B">
          <w:rPr>
            <w:rFonts w:ascii="Times New Roman" w:hAnsi="Times New Roman" w:cs="Times New Roman"/>
            <w:color w:val="000000" w:themeColor="text1"/>
            <w:sz w:val="20"/>
            <w:szCs w:val="20"/>
          </w:rPr>
          <w:delText xml:space="preserve">Annex </w:delText>
        </w:r>
      </w:del>
      <w:commentRangeEnd w:id="473"/>
      <w:r w:rsidR="007C1A1B">
        <w:rPr>
          <w:rStyle w:val="CommentReference"/>
          <w:rFonts w:ascii="Times New Roman" w:eastAsia="Arial Unicode MS" w:hAnsi="Arial Unicode MS" w:cs="Arial Unicode MS"/>
          <w:color w:val="000000"/>
          <w:u w:color="000000"/>
          <w:bdr w:val="nil"/>
        </w:rPr>
        <w:commentReference w:id="473"/>
      </w:r>
      <w:del w:id="474" w:author="Madeeha Soomro (TF HO)" w:date="2026-03-18T13:09:00Z">
        <w:r w:rsidRPr="003C6D07" w:rsidDel="007C1A1B">
          <w:rPr>
            <w:rFonts w:ascii="Times New Roman" w:hAnsi="Times New Roman" w:cs="Times New Roman"/>
            <w:color w:val="000000" w:themeColor="text1"/>
            <w:sz w:val="20"/>
            <w:szCs w:val="20"/>
          </w:rPr>
          <w:delText>D)</w:delText>
        </w:r>
      </w:del>
      <w:r w:rsidRPr="003C6D07">
        <w:rPr>
          <w:rFonts w:ascii="Times New Roman" w:hAnsi="Times New Roman" w:cs="Times New Roman"/>
          <w:color w:val="000000" w:themeColor="text1"/>
          <w:sz w:val="20"/>
          <w:szCs w:val="20"/>
        </w:rPr>
        <w:t xml:space="preserve">. </w:t>
      </w:r>
      <w:del w:id="475" w:author="Madeeha Soomro (TF HO)" w:date="2026-03-18T13:06:00Z">
        <w:r w:rsidRPr="003C6D07" w:rsidDel="00D35D77">
          <w:rPr>
            <w:rFonts w:ascii="Times New Roman" w:hAnsi="Times New Roman" w:cs="Times New Roman"/>
            <w:color w:val="000000" w:themeColor="text1"/>
            <w:sz w:val="20"/>
            <w:szCs w:val="20"/>
          </w:rPr>
          <w:delText xml:space="preserve">The </w:delText>
        </w:r>
        <w:r w:rsidR="00214AF5" w:rsidDel="00D35D77">
          <w:rPr>
            <w:rFonts w:ascii="Times New Roman" w:hAnsi="Times New Roman" w:cs="Times New Roman"/>
            <w:color w:val="000000" w:themeColor="text1"/>
            <w:sz w:val="20"/>
            <w:szCs w:val="20"/>
          </w:rPr>
          <w:delText>SSGC</w:delText>
        </w:r>
      </w:del>
      <w:ins w:id="476" w:author="Madeeha Soomro (TF HO)" w:date="2026-03-18T13:06:00Z">
        <w:r w:rsidR="00D35D77">
          <w:rPr>
            <w:rFonts w:ascii="Times New Roman" w:hAnsi="Times New Roman" w:cs="Times New Roman"/>
            <w:color w:val="000000" w:themeColor="text1"/>
            <w:sz w:val="20"/>
            <w:szCs w:val="20"/>
          </w:rPr>
          <w:t>Both the parties</w:t>
        </w:r>
      </w:ins>
      <w:r w:rsidRPr="003C6D07">
        <w:rPr>
          <w:rFonts w:ascii="Times New Roman" w:hAnsi="Times New Roman" w:cs="Times New Roman"/>
          <w:color w:val="000000" w:themeColor="text1"/>
          <w:sz w:val="20"/>
          <w:szCs w:val="20"/>
        </w:rPr>
        <w:t xml:space="preserve"> agrees to fully comply with all applicable laws, rules, regulations, notifications, and circulars issued by the SBP concerning cybersecurity / information security as well as adhering to all applicable laws concerning the same.</w:t>
      </w:r>
    </w:p>
    <w:p w14:paraId="0EEB84B6" w14:textId="036BBD69" w:rsidR="00FC20CC" w:rsidRPr="003C6D07" w:rsidRDefault="00FC20CC" w:rsidP="00A376F1">
      <w:pPr>
        <w:spacing w:after="0"/>
        <w:ind w:left="810"/>
        <w:jc w:val="both"/>
        <w:rPr>
          <w:rFonts w:ascii="Times New Roman" w:hAnsi="Times New Roman" w:cs="Times New Roman"/>
          <w:color w:val="000000" w:themeColor="text1"/>
          <w:sz w:val="20"/>
          <w:szCs w:val="20"/>
        </w:rPr>
      </w:pPr>
      <w:del w:id="477" w:author="Madeeha Soomro (TF HO)" w:date="2026-03-18T13:06:00Z">
        <w:r w:rsidRPr="003C6D07" w:rsidDel="00D35D77">
          <w:rPr>
            <w:rFonts w:ascii="Times New Roman" w:hAnsi="Times New Roman" w:cs="Times New Roman"/>
            <w:color w:val="000000" w:themeColor="text1"/>
            <w:sz w:val="20"/>
            <w:szCs w:val="20"/>
          </w:rPr>
          <w:delText xml:space="preserve">The </w:delText>
        </w:r>
        <w:r w:rsidR="00214AF5" w:rsidDel="00D35D77">
          <w:rPr>
            <w:rFonts w:ascii="Times New Roman" w:hAnsi="Times New Roman" w:cs="Times New Roman"/>
            <w:color w:val="000000" w:themeColor="text1"/>
            <w:sz w:val="20"/>
            <w:szCs w:val="20"/>
          </w:rPr>
          <w:delText>SSGC</w:delText>
        </w:r>
      </w:del>
      <w:ins w:id="478" w:author="Madeeha Soomro (TF HO)" w:date="2026-03-18T13:06:00Z">
        <w:r w:rsidR="00D35D77">
          <w:rPr>
            <w:rFonts w:ascii="Times New Roman" w:hAnsi="Times New Roman" w:cs="Times New Roman"/>
            <w:color w:val="000000" w:themeColor="text1"/>
            <w:sz w:val="20"/>
            <w:szCs w:val="20"/>
          </w:rPr>
          <w:t>Both the parties</w:t>
        </w:r>
      </w:ins>
      <w:r w:rsidRPr="003C6D07">
        <w:rPr>
          <w:rFonts w:ascii="Times New Roman" w:hAnsi="Times New Roman" w:cs="Times New Roman"/>
          <w:color w:val="000000" w:themeColor="text1"/>
          <w:sz w:val="20"/>
          <w:szCs w:val="20"/>
        </w:rPr>
        <w:t xml:space="preserve"> must establish, document, and maintain comprehensive plans and procedures to ensure an efficient and effective response to a Cyber Security Incident. In the event of such an incident, the </w:t>
      </w:r>
      <w:del w:id="479" w:author="Madeeha Soomro (TF HO)" w:date="2026-03-18T13:06:00Z">
        <w:r w:rsidR="00214AF5" w:rsidDel="00D35D77">
          <w:rPr>
            <w:rFonts w:ascii="Times New Roman" w:hAnsi="Times New Roman" w:cs="Times New Roman"/>
            <w:color w:val="000000" w:themeColor="text1"/>
            <w:sz w:val="20"/>
            <w:szCs w:val="20"/>
          </w:rPr>
          <w:delText>SSGC</w:delText>
        </w:r>
        <w:r w:rsidRPr="003C6D07" w:rsidDel="00D35D77">
          <w:rPr>
            <w:rFonts w:ascii="Times New Roman" w:hAnsi="Times New Roman" w:cs="Times New Roman"/>
            <w:color w:val="000000" w:themeColor="text1"/>
            <w:sz w:val="20"/>
            <w:szCs w:val="20"/>
          </w:rPr>
          <w:delText xml:space="preserve"> is</w:delText>
        </w:r>
      </w:del>
      <w:ins w:id="480" w:author="Madeeha Soomro (TF HO)" w:date="2026-03-18T13:06:00Z">
        <w:r w:rsidR="00D35D77">
          <w:rPr>
            <w:rFonts w:ascii="Times New Roman" w:hAnsi="Times New Roman" w:cs="Times New Roman"/>
            <w:color w:val="000000" w:themeColor="text1"/>
            <w:sz w:val="20"/>
            <w:szCs w:val="20"/>
          </w:rPr>
          <w:t xml:space="preserve"> </w:t>
        </w:r>
        <w:proofErr w:type="spellStart"/>
        <w:r w:rsidR="00D35D77">
          <w:rPr>
            <w:rFonts w:ascii="Times New Roman" w:hAnsi="Times New Roman" w:cs="Times New Roman"/>
            <w:color w:val="000000" w:themeColor="text1"/>
            <w:sz w:val="20"/>
            <w:szCs w:val="20"/>
          </w:rPr>
          <w:t>the</w:t>
        </w:r>
        <w:proofErr w:type="spellEnd"/>
        <w:r w:rsidR="00D35D77">
          <w:rPr>
            <w:rFonts w:ascii="Times New Roman" w:hAnsi="Times New Roman" w:cs="Times New Roman"/>
            <w:color w:val="000000" w:themeColor="text1"/>
            <w:sz w:val="20"/>
            <w:szCs w:val="20"/>
          </w:rPr>
          <w:t xml:space="preserve"> parties</w:t>
        </w:r>
      </w:ins>
      <w:r w:rsidRPr="003C6D07">
        <w:rPr>
          <w:rFonts w:ascii="Times New Roman" w:hAnsi="Times New Roman" w:cs="Times New Roman"/>
          <w:color w:val="000000" w:themeColor="text1"/>
          <w:sz w:val="20"/>
          <w:szCs w:val="20"/>
        </w:rPr>
        <w:t xml:space="preserve"> </w:t>
      </w:r>
      <w:ins w:id="481" w:author="Madeeha Soomro (TF HO)" w:date="2026-03-18T13:06:00Z">
        <w:r w:rsidR="00D35D77">
          <w:rPr>
            <w:rFonts w:ascii="Times New Roman" w:hAnsi="Times New Roman" w:cs="Times New Roman"/>
            <w:color w:val="000000" w:themeColor="text1"/>
            <w:sz w:val="20"/>
            <w:szCs w:val="20"/>
          </w:rPr>
          <w:t xml:space="preserve">are </w:t>
        </w:r>
      </w:ins>
      <w:r w:rsidRPr="003C6D07">
        <w:rPr>
          <w:rFonts w:ascii="Times New Roman" w:hAnsi="Times New Roman" w:cs="Times New Roman"/>
          <w:color w:val="000000" w:themeColor="text1"/>
          <w:sz w:val="20"/>
          <w:szCs w:val="20"/>
        </w:rPr>
        <w:t xml:space="preserve">required to take immediate action to contain, investigate, and mitigate the impact. </w:t>
      </w:r>
      <w:del w:id="482" w:author="Madeeha Soomro (TF HO)" w:date="2026-03-18T13:07:00Z">
        <w:r w:rsidRPr="003C6D07" w:rsidDel="007C1A1B">
          <w:rPr>
            <w:rFonts w:ascii="Times New Roman" w:hAnsi="Times New Roman" w:cs="Times New Roman"/>
            <w:color w:val="000000" w:themeColor="text1"/>
            <w:sz w:val="20"/>
            <w:szCs w:val="20"/>
          </w:rPr>
          <w:delText xml:space="preserve">The </w:delText>
        </w:r>
        <w:r w:rsidR="00214AF5" w:rsidDel="007C1A1B">
          <w:rPr>
            <w:rFonts w:ascii="Times New Roman" w:hAnsi="Times New Roman" w:cs="Times New Roman"/>
            <w:color w:val="000000" w:themeColor="text1"/>
            <w:sz w:val="20"/>
            <w:szCs w:val="20"/>
          </w:rPr>
          <w:delText>SSGC</w:delText>
        </w:r>
      </w:del>
      <w:ins w:id="483" w:author="Madeeha Soomro (TF HO)" w:date="2026-03-18T13:07:00Z">
        <w:r w:rsidR="007C1A1B">
          <w:rPr>
            <w:rFonts w:ascii="Times New Roman" w:hAnsi="Times New Roman" w:cs="Times New Roman"/>
            <w:color w:val="000000" w:themeColor="text1"/>
            <w:sz w:val="20"/>
            <w:szCs w:val="20"/>
          </w:rPr>
          <w:t>The parties</w:t>
        </w:r>
      </w:ins>
      <w:r w:rsidRPr="003C6D07">
        <w:rPr>
          <w:rFonts w:ascii="Times New Roman" w:hAnsi="Times New Roman" w:cs="Times New Roman"/>
          <w:color w:val="000000" w:themeColor="text1"/>
          <w:sz w:val="20"/>
          <w:szCs w:val="20"/>
        </w:rPr>
        <w:t xml:space="preserve"> must notify </w:t>
      </w:r>
      <w:del w:id="484" w:author="Madeeha Soomro (TF HO)" w:date="2026-03-18T13:07:00Z">
        <w:r w:rsidRPr="003C6D07" w:rsidDel="007C1A1B">
          <w:rPr>
            <w:rFonts w:ascii="Times New Roman" w:hAnsi="Times New Roman" w:cs="Times New Roman"/>
            <w:color w:val="000000" w:themeColor="text1"/>
            <w:sz w:val="20"/>
            <w:szCs w:val="20"/>
          </w:rPr>
          <w:delText xml:space="preserve">MMBL </w:delText>
        </w:r>
      </w:del>
      <w:ins w:id="485" w:author="Madeeha Soomro (TF HO)" w:date="2026-03-18T13:07:00Z">
        <w:r w:rsidR="007C1A1B">
          <w:rPr>
            <w:rFonts w:ascii="Times New Roman" w:hAnsi="Times New Roman" w:cs="Times New Roman"/>
            <w:color w:val="000000" w:themeColor="text1"/>
            <w:sz w:val="20"/>
            <w:szCs w:val="20"/>
          </w:rPr>
          <w:t>each other</w:t>
        </w:r>
        <w:r w:rsidR="007C1A1B" w:rsidRPr="003C6D07">
          <w:rPr>
            <w:rFonts w:ascii="Times New Roman" w:hAnsi="Times New Roman" w:cs="Times New Roman"/>
            <w:color w:val="000000" w:themeColor="text1"/>
            <w:sz w:val="20"/>
            <w:szCs w:val="20"/>
          </w:rPr>
          <w:t xml:space="preserve"> </w:t>
        </w:r>
      </w:ins>
      <w:r w:rsidRPr="003C6D07">
        <w:rPr>
          <w:rFonts w:ascii="Times New Roman" w:hAnsi="Times New Roman" w:cs="Times New Roman"/>
          <w:color w:val="000000" w:themeColor="text1"/>
          <w:sz w:val="20"/>
          <w:szCs w:val="20"/>
        </w:rPr>
        <w:t xml:space="preserve">without undue delay and no later than 24 hours from the discovery of the incident or data breach. This notification should include details of the incident, steps taken for mitigation, and any potential impact on </w:t>
      </w:r>
      <w:del w:id="486" w:author="Madeeha Soomro (TF HO)" w:date="2026-03-18T13:07:00Z">
        <w:r w:rsidRPr="003C6D07" w:rsidDel="007C1A1B">
          <w:rPr>
            <w:rFonts w:ascii="Times New Roman" w:hAnsi="Times New Roman" w:cs="Times New Roman"/>
            <w:color w:val="000000" w:themeColor="text1"/>
            <w:sz w:val="20"/>
            <w:szCs w:val="20"/>
          </w:rPr>
          <w:delText xml:space="preserve">MMBL's </w:delText>
        </w:r>
      </w:del>
      <w:ins w:id="487" w:author="Madeeha Soomro (TF HO)" w:date="2026-03-18T13:07:00Z">
        <w:r w:rsidR="007C1A1B">
          <w:rPr>
            <w:rFonts w:ascii="Times New Roman" w:hAnsi="Times New Roman" w:cs="Times New Roman"/>
            <w:color w:val="000000" w:themeColor="text1"/>
            <w:sz w:val="20"/>
            <w:szCs w:val="20"/>
          </w:rPr>
          <w:t>other party’s</w:t>
        </w:r>
        <w:r w:rsidR="007C1A1B" w:rsidRPr="003C6D07">
          <w:rPr>
            <w:rFonts w:ascii="Times New Roman" w:hAnsi="Times New Roman" w:cs="Times New Roman"/>
            <w:color w:val="000000" w:themeColor="text1"/>
            <w:sz w:val="20"/>
            <w:szCs w:val="20"/>
          </w:rPr>
          <w:t xml:space="preserve"> </w:t>
        </w:r>
      </w:ins>
      <w:r w:rsidRPr="003C6D07">
        <w:rPr>
          <w:rFonts w:ascii="Times New Roman" w:hAnsi="Times New Roman" w:cs="Times New Roman"/>
          <w:color w:val="000000" w:themeColor="text1"/>
          <w:sz w:val="20"/>
          <w:szCs w:val="20"/>
        </w:rPr>
        <w:t xml:space="preserve">data or operations. </w:t>
      </w:r>
    </w:p>
    <w:p w14:paraId="7C4EE14D" w14:textId="7BB0E610" w:rsidR="00FC20CC" w:rsidRPr="003C6D07" w:rsidRDefault="00FC20CC" w:rsidP="00A376F1">
      <w:pPr>
        <w:spacing w:after="0"/>
        <w:ind w:left="810"/>
        <w:jc w:val="both"/>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Failure to comply with these requirements may lead to remedial actions by </w:t>
      </w:r>
      <w:del w:id="488" w:author="Madeeha Soomro (TF HO)" w:date="2026-03-18T13:08:00Z">
        <w:r w:rsidRPr="003C6D07" w:rsidDel="007C1A1B">
          <w:rPr>
            <w:rFonts w:ascii="Times New Roman" w:hAnsi="Times New Roman" w:cs="Times New Roman"/>
            <w:color w:val="000000" w:themeColor="text1"/>
            <w:sz w:val="20"/>
            <w:szCs w:val="20"/>
          </w:rPr>
          <w:delText>MMBL</w:delText>
        </w:r>
      </w:del>
      <w:ins w:id="489" w:author="Madeeha Soomro (TF HO)" w:date="2026-03-18T13:08:00Z">
        <w:r w:rsidR="007C1A1B">
          <w:rPr>
            <w:rFonts w:ascii="Times New Roman" w:hAnsi="Times New Roman" w:cs="Times New Roman"/>
            <w:color w:val="000000" w:themeColor="text1"/>
            <w:sz w:val="20"/>
            <w:szCs w:val="20"/>
          </w:rPr>
          <w:t>the other party</w:t>
        </w:r>
      </w:ins>
      <w:r w:rsidRPr="003C6D07">
        <w:rPr>
          <w:rFonts w:ascii="Times New Roman" w:hAnsi="Times New Roman" w:cs="Times New Roman"/>
          <w:color w:val="000000" w:themeColor="text1"/>
          <w:sz w:val="20"/>
          <w:szCs w:val="20"/>
        </w:rPr>
        <w:t>, up to and including corrective measures, financial penalties, or termination of this Agreement.</w:t>
      </w:r>
    </w:p>
    <w:p w14:paraId="53589532" w14:textId="77777777" w:rsidR="00FC20CC" w:rsidRPr="003C6D07" w:rsidRDefault="00FC20CC" w:rsidP="00A376F1">
      <w:pPr>
        <w:ind w:left="810"/>
        <w:jc w:val="both"/>
        <w:rPr>
          <w:rFonts w:ascii="Times New Roman" w:hAnsi="Times New Roman" w:cs="Times New Roman"/>
          <w:color w:val="000000" w:themeColor="text1"/>
          <w:sz w:val="20"/>
          <w:szCs w:val="20"/>
        </w:rPr>
      </w:pPr>
    </w:p>
    <w:p w14:paraId="3B99E048" w14:textId="46F580BC" w:rsidR="00EC2776" w:rsidRPr="003C6D07" w:rsidRDefault="00EC2776" w:rsidP="00A376F1">
      <w:pPr>
        <w:ind w:left="810"/>
        <w:jc w:val="both"/>
        <w:rPr>
          <w:rFonts w:ascii="Times New Roman" w:hAnsi="Times New Roman" w:cs="Times New Roman"/>
          <w:i/>
          <w:color w:val="000000" w:themeColor="text1"/>
          <w:sz w:val="20"/>
          <w:szCs w:val="20"/>
        </w:rPr>
      </w:pPr>
      <w:r w:rsidRPr="003C6D07">
        <w:rPr>
          <w:rFonts w:ascii="Times New Roman" w:hAnsi="Times New Roman" w:cs="Times New Roman"/>
          <w:i/>
          <w:color w:val="000000" w:themeColor="text1"/>
          <w:sz w:val="20"/>
          <w:szCs w:val="20"/>
        </w:rPr>
        <w:t xml:space="preserve">This Agreement </w:t>
      </w:r>
      <w:proofErr w:type="gramStart"/>
      <w:r w:rsidRPr="003C6D07">
        <w:rPr>
          <w:rFonts w:ascii="Times New Roman" w:hAnsi="Times New Roman" w:cs="Times New Roman"/>
          <w:i/>
          <w:color w:val="000000" w:themeColor="text1"/>
          <w:sz w:val="20"/>
          <w:szCs w:val="20"/>
        </w:rPr>
        <w:t>is being signed</w:t>
      </w:r>
      <w:proofErr w:type="gramEnd"/>
      <w:r w:rsidRPr="003C6D07">
        <w:rPr>
          <w:rFonts w:ascii="Times New Roman" w:hAnsi="Times New Roman" w:cs="Times New Roman"/>
          <w:i/>
          <w:color w:val="000000" w:themeColor="text1"/>
          <w:sz w:val="20"/>
          <w:szCs w:val="20"/>
        </w:rPr>
        <w:t xml:space="preserve"> and executed by the representatives (“representatives”) of the Parties hereto who represent and undertake that they are duly authorized by their Parties to sign and execute this Agreement binding the Parties thereby. If at any time it transpires otherwise, the representatives, whether misrepresented knowingly or unknowingly, shall fully indemnify the affected </w:t>
      </w:r>
      <w:proofErr w:type="gramStart"/>
      <w:r w:rsidRPr="003C6D07">
        <w:rPr>
          <w:rFonts w:ascii="Times New Roman" w:hAnsi="Times New Roman" w:cs="Times New Roman"/>
          <w:i/>
          <w:color w:val="000000" w:themeColor="text1"/>
          <w:sz w:val="20"/>
          <w:szCs w:val="20"/>
        </w:rPr>
        <w:t>Party(</w:t>
      </w:r>
      <w:proofErr w:type="spellStart"/>
      <w:proofErr w:type="gramEnd"/>
      <w:r w:rsidRPr="003C6D07">
        <w:rPr>
          <w:rFonts w:ascii="Times New Roman" w:hAnsi="Times New Roman" w:cs="Times New Roman"/>
          <w:i/>
          <w:color w:val="000000" w:themeColor="text1"/>
          <w:sz w:val="20"/>
          <w:szCs w:val="20"/>
        </w:rPr>
        <w:t>ies</w:t>
      </w:r>
      <w:proofErr w:type="spellEnd"/>
      <w:r w:rsidRPr="003C6D07">
        <w:rPr>
          <w:rFonts w:ascii="Times New Roman" w:hAnsi="Times New Roman" w:cs="Times New Roman"/>
          <w:i/>
          <w:color w:val="000000" w:themeColor="text1"/>
          <w:sz w:val="20"/>
          <w:szCs w:val="20"/>
        </w:rPr>
        <w:t>) in addition to being personally liable for legal recourse, and remedies available to affected Party(</w:t>
      </w:r>
      <w:proofErr w:type="spellStart"/>
      <w:r w:rsidRPr="003C6D07">
        <w:rPr>
          <w:rFonts w:ascii="Times New Roman" w:hAnsi="Times New Roman" w:cs="Times New Roman"/>
          <w:i/>
          <w:color w:val="000000" w:themeColor="text1"/>
          <w:sz w:val="20"/>
          <w:szCs w:val="20"/>
        </w:rPr>
        <w:t>ies</w:t>
      </w:r>
      <w:proofErr w:type="spellEnd"/>
      <w:r w:rsidRPr="003C6D07">
        <w:rPr>
          <w:rFonts w:ascii="Times New Roman" w:hAnsi="Times New Roman" w:cs="Times New Roman"/>
          <w:i/>
          <w:color w:val="000000" w:themeColor="text1"/>
          <w:sz w:val="20"/>
          <w:szCs w:val="20"/>
        </w:rPr>
        <w:t>).</w:t>
      </w:r>
    </w:p>
    <w:p w14:paraId="193E008D" w14:textId="3DEB3B58" w:rsidR="00B763EF" w:rsidRPr="003C6D07" w:rsidRDefault="00B763EF" w:rsidP="00A376F1">
      <w:pPr>
        <w:ind w:left="810"/>
        <w:rPr>
          <w:rFonts w:ascii="Times New Roman" w:hAnsi="Times New Roman" w:cs="Times New Roman"/>
          <w:color w:val="000000" w:themeColor="text1"/>
          <w:sz w:val="20"/>
          <w:szCs w:val="20"/>
        </w:rPr>
      </w:pPr>
    </w:p>
    <w:p w14:paraId="27F5C5B9" w14:textId="77777777" w:rsidR="009F53B5" w:rsidRPr="003C6D07" w:rsidRDefault="009F53B5" w:rsidP="00A376F1">
      <w:pPr>
        <w:spacing w:after="0" w:line="240" w:lineRule="auto"/>
        <w:jc w:val="both"/>
        <w:rPr>
          <w:rFonts w:ascii="Times New Roman" w:eastAsia="Times New Roman" w:hAnsi="Times New Roman" w:cs="Times New Roman"/>
          <w:color w:val="000000"/>
          <w:sz w:val="20"/>
          <w:szCs w:val="20"/>
        </w:rPr>
      </w:pPr>
      <w:r w:rsidRPr="003C6D07">
        <w:rPr>
          <w:rFonts w:ascii="Times New Roman" w:eastAsia="Times New Roman" w:hAnsi="Times New Roman" w:cs="Times New Roman"/>
          <w:b/>
          <w:color w:val="000000"/>
          <w:sz w:val="20"/>
          <w:szCs w:val="20"/>
        </w:rPr>
        <w:t>In Witness whereof</w:t>
      </w:r>
      <w:r w:rsidRPr="003C6D07">
        <w:rPr>
          <w:rFonts w:ascii="Times New Roman" w:eastAsia="Times New Roman" w:hAnsi="Times New Roman" w:cs="Times New Roman"/>
          <w:color w:val="000000"/>
          <w:sz w:val="20"/>
          <w:szCs w:val="20"/>
        </w:rPr>
        <w:t xml:space="preserve"> both the Parties agree to put their hands and seals hereunder on the date and place mentioned first above.</w:t>
      </w:r>
    </w:p>
    <w:p w14:paraId="1AAF20D4" w14:textId="77777777" w:rsidR="009F53B5" w:rsidRPr="003C6D07" w:rsidRDefault="009F53B5" w:rsidP="00A376F1">
      <w:pPr>
        <w:spacing w:after="0" w:line="240" w:lineRule="auto"/>
        <w:ind w:left="810"/>
        <w:jc w:val="both"/>
        <w:rPr>
          <w:rFonts w:ascii="Times New Roman" w:eastAsia="Times New Roman" w:hAnsi="Times New Roman" w:cs="Times New Roman"/>
          <w:color w:val="000000"/>
          <w:sz w:val="20"/>
          <w:szCs w:val="20"/>
        </w:rPr>
      </w:pPr>
    </w:p>
    <w:p w14:paraId="4B8B1798" w14:textId="77777777" w:rsidR="009F53B5" w:rsidRPr="003C6D07" w:rsidRDefault="009F53B5" w:rsidP="009F53B5">
      <w:pPr>
        <w:spacing w:after="0" w:line="240" w:lineRule="auto"/>
        <w:jc w:val="both"/>
        <w:rPr>
          <w:rFonts w:ascii="Times New Roman" w:eastAsia="Times New Roman" w:hAnsi="Times New Roman" w:cs="Times New Roman"/>
          <w:color w:val="000000"/>
          <w:sz w:val="20"/>
          <w:szCs w:val="20"/>
        </w:rPr>
      </w:pPr>
    </w:p>
    <w:p w14:paraId="3214ED00" w14:textId="77777777" w:rsidR="009F53B5" w:rsidRPr="003C6D07" w:rsidRDefault="009F53B5" w:rsidP="009F53B5">
      <w:pPr>
        <w:spacing w:after="0" w:line="240" w:lineRule="auto"/>
        <w:jc w:val="both"/>
        <w:rPr>
          <w:rFonts w:ascii="Times New Roman" w:eastAsia="Times New Roman" w:hAnsi="Times New Roman" w:cs="Times New Roman"/>
          <w:color w:val="000000"/>
          <w:sz w:val="20"/>
          <w:szCs w:val="20"/>
        </w:rPr>
      </w:pPr>
    </w:p>
    <w:p w14:paraId="67D4D71D" w14:textId="77777777" w:rsidR="009F53B5" w:rsidRPr="003C6D07" w:rsidRDefault="009F53B5" w:rsidP="009F53B5">
      <w:pPr>
        <w:spacing w:after="0" w:line="240" w:lineRule="auto"/>
        <w:jc w:val="both"/>
        <w:rPr>
          <w:rFonts w:ascii="Times New Roman" w:eastAsia="Times New Roman" w:hAnsi="Times New Roman" w:cs="Times New Roman"/>
          <w:color w:val="000000"/>
          <w:sz w:val="20"/>
          <w:szCs w:val="20"/>
        </w:rPr>
      </w:pPr>
    </w:p>
    <w:tbl>
      <w:tblPr>
        <w:tblW w:w="0" w:type="auto"/>
        <w:tblLook w:val="04A0" w:firstRow="1" w:lastRow="0" w:firstColumn="1" w:lastColumn="0" w:noHBand="0" w:noVBand="1"/>
      </w:tblPr>
      <w:tblGrid>
        <w:gridCol w:w="4428"/>
        <w:gridCol w:w="4428"/>
      </w:tblGrid>
      <w:tr w:rsidR="009F53B5" w:rsidRPr="003C6D07" w14:paraId="14DE9C5C" w14:textId="77777777" w:rsidTr="001B524A">
        <w:tc>
          <w:tcPr>
            <w:tcW w:w="4428" w:type="dxa"/>
          </w:tcPr>
          <w:p w14:paraId="6B4D63A0" w14:textId="694C0F29" w:rsidR="009F53B5" w:rsidRPr="003C6D07" w:rsidRDefault="009F53B5" w:rsidP="009F53B5">
            <w:pPr>
              <w:spacing w:after="0" w:line="240" w:lineRule="auto"/>
              <w:rPr>
                <w:rFonts w:ascii="Times New Roman" w:eastAsia="Times New Roman" w:hAnsi="Times New Roman" w:cs="Times New Roman"/>
                <w:b/>
                <w:color w:val="000000"/>
                <w:sz w:val="20"/>
                <w:szCs w:val="20"/>
              </w:rPr>
            </w:pPr>
            <w:r w:rsidRPr="003C6D07">
              <w:rPr>
                <w:rFonts w:ascii="Times New Roman" w:eastAsia="Times New Roman" w:hAnsi="Times New Roman" w:cs="Times New Roman"/>
                <w:b/>
                <w:color w:val="000000"/>
                <w:sz w:val="20"/>
                <w:szCs w:val="20"/>
              </w:rPr>
              <w:t xml:space="preserve">For and on Behalf of </w:t>
            </w:r>
            <w:r w:rsidR="00214AF5">
              <w:rPr>
                <w:rFonts w:ascii="Times New Roman" w:eastAsia="Times New Roman" w:hAnsi="Times New Roman" w:cs="Times New Roman"/>
                <w:b/>
                <w:color w:val="000000"/>
                <w:sz w:val="20"/>
                <w:szCs w:val="20"/>
              </w:rPr>
              <w:t>SSGC</w:t>
            </w:r>
          </w:p>
          <w:p w14:paraId="12F3E724"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31F706DA"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6CCEAA91"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4F72608E"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71EF065E"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79D43BBB"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5E04713D"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6B79182F"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1FA1B9EA"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Name:</w:t>
            </w:r>
            <w:r w:rsidRPr="003C6D07">
              <w:rPr>
                <w:rFonts w:ascii="Times New Roman" w:eastAsia="Times New Roman" w:hAnsi="Times New Roman" w:cs="Times New Roman"/>
                <w:color w:val="000000"/>
                <w:sz w:val="20"/>
                <w:szCs w:val="20"/>
              </w:rPr>
              <w:tab/>
            </w:r>
            <w:r w:rsidRPr="003C6D07">
              <w:rPr>
                <w:rFonts w:ascii="Times New Roman" w:eastAsia="Times New Roman" w:hAnsi="Times New Roman" w:cs="Times New Roman"/>
                <w:color w:val="000000"/>
                <w:sz w:val="20"/>
                <w:szCs w:val="20"/>
              </w:rPr>
              <w:tab/>
            </w:r>
            <w:r w:rsidRPr="003C6D07">
              <w:rPr>
                <w:rFonts w:ascii="Times New Roman" w:eastAsia="Times New Roman" w:hAnsi="Times New Roman" w:cs="Times New Roman"/>
                <w:color w:val="000000"/>
                <w:sz w:val="20"/>
                <w:szCs w:val="20"/>
              </w:rPr>
              <w:tab/>
            </w:r>
          </w:p>
          <w:p w14:paraId="1A65FCC8"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Designation:</w:t>
            </w:r>
          </w:p>
        </w:tc>
        <w:tc>
          <w:tcPr>
            <w:tcW w:w="4428" w:type="dxa"/>
          </w:tcPr>
          <w:p w14:paraId="559F5607"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r w:rsidRPr="003C6D07">
              <w:rPr>
                <w:rFonts w:ascii="Times New Roman" w:eastAsia="Times New Roman" w:hAnsi="Times New Roman" w:cs="Times New Roman"/>
                <w:b/>
                <w:color w:val="000000"/>
                <w:sz w:val="20"/>
                <w:szCs w:val="20"/>
              </w:rPr>
              <w:lastRenderedPageBreak/>
              <w:t>For and on Behalf of MMBL</w:t>
            </w:r>
          </w:p>
          <w:p w14:paraId="5CB42E6C"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0765C3F3"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661AE52A"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30D67CB0"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2F7A2C27"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7CFCA131"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02C0CA84"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3925EB37"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7EBD7ED6"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Name:</w:t>
            </w:r>
            <w:r w:rsidRPr="003C6D07">
              <w:rPr>
                <w:rFonts w:ascii="Times New Roman" w:eastAsia="Times New Roman" w:hAnsi="Times New Roman" w:cs="Times New Roman"/>
                <w:color w:val="000000"/>
                <w:sz w:val="20"/>
                <w:szCs w:val="20"/>
              </w:rPr>
              <w:tab/>
            </w:r>
            <w:r w:rsidRPr="003C6D07">
              <w:rPr>
                <w:rFonts w:ascii="Times New Roman" w:eastAsia="Times New Roman" w:hAnsi="Times New Roman" w:cs="Times New Roman"/>
                <w:color w:val="000000"/>
                <w:sz w:val="20"/>
                <w:szCs w:val="20"/>
              </w:rPr>
              <w:tab/>
            </w:r>
            <w:r w:rsidRPr="003C6D07">
              <w:rPr>
                <w:rFonts w:ascii="Times New Roman" w:eastAsia="Times New Roman" w:hAnsi="Times New Roman" w:cs="Times New Roman"/>
                <w:color w:val="000000"/>
                <w:sz w:val="20"/>
                <w:szCs w:val="20"/>
              </w:rPr>
              <w:tab/>
            </w:r>
            <w:r w:rsidRPr="003C6D07">
              <w:rPr>
                <w:rFonts w:ascii="Times New Roman" w:eastAsia="Times New Roman" w:hAnsi="Times New Roman" w:cs="Times New Roman"/>
                <w:color w:val="000000"/>
                <w:sz w:val="20"/>
                <w:szCs w:val="20"/>
              </w:rPr>
              <w:tab/>
            </w:r>
          </w:p>
          <w:p w14:paraId="46B7D120"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Designation:</w:t>
            </w:r>
          </w:p>
        </w:tc>
      </w:tr>
      <w:tr w:rsidR="007F46EE" w:rsidRPr="003C6D07" w14:paraId="55BADF24" w14:textId="77777777" w:rsidTr="001B524A">
        <w:tc>
          <w:tcPr>
            <w:tcW w:w="4428" w:type="dxa"/>
          </w:tcPr>
          <w:p w14:paraId="6861DFC4" w14:textId="77777777" w:rsidR="007F46EE" w:rsidRPr="003C6D07" w:rsidRDefault="007F46EE" w:rsidP="009F53B5">
            <w:pPr>
              <w:spacing w:after="0" w:line="240" w:lineRule="auto"/>
              <w:rPr>
                <w:rFonts w:ascii="Times New Roman" w:eastAsia="Times New Roman" w:hAnsi="Times New Roman" w:cs="Times New Roman"/>
                <w:b/>
                <w:color w:val="000000"/>
                <w:sz w:val="20"/>
                <w:szCs w:val="20"/>
              </w:rPr>
            </w:pPr>
          </w:p>
        </w:tc>
        <w:tc>
          <w:tcPr>
            <w:tcW w:w="4428" w:type="dxa"/>
          </w:tcPr>
          <w:p w14:paraId="0DD23EAB" w14:textId="77777777" w:rsidR="007F46EE" w:rsidRPr="003C6D07" w:rsidRDefault="007F46EE" w:rsidP="009F53B5">
            <w:pPr>
              <w:spacing w:after="0" w:line="240" w:lineRule="auto"/>
              <w:rPr>
                <w:rFonts w:ascii="Times New Roman" w:eastAsia="Times New Roman" w:hAnsi="Times New Roman" w:cs="Times New Roman"/>
                <w:b/>
                <w:color w:val="000000"/>
                <w:sz w:val="20"/>
                <w:szCs w:val="20"/>
              </w:rPr>
            </w:pPr>
          </w:p>
        </w:tc>
      </w:tr>
    </w:tbl>
    <w:p w14:paraId="3B211FD5"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p>
    <w:p w14:paraId="00CF00E1"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p>
    <w:p w14:paraId="20616AB1"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p>
    <w:p w14:paraId="5446CF8F"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p>
    <w:p w14:paraId="3B957C53"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p>
    <w:p w14:paraId="70CF565D"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r w:rsidRPr="003C6D07">
        <w:rPr>
          <w:rFonts w:ascii="Times New Roman" w:eastAsia="Times New Roman" w:hAnsi="Times New Roman" w:cs="Times New Roman"/>
          <w:b/>
          <w:color w:val="000000"/>
          <w:sz w:val="20"/>
          <w:szCs w:val="20"/>
        </w:rPr>
        <w:tab/>
      </w:r>
      <w:r w:rsidRPr="003C6D07">
        <w:rPr>
          <w:rFonts w:ascii="Times New Roman" w:eastAsia="Times New Roman" w:hAnsi="Times New Roman" w:cs="Times New Roman"/>
          <w:b/>
          <w:color w:val="000000"/>
          <w:sz w:val="20"/>
          <w:szCs w:val="20"/>
        </w:rPr>
        <w:tab/>
      </w:r>
      <w:r w:rsidRPr="003C6D07">
        <w:rPr>
          <w:rFonts w:ascii="Times New Roman" w:eastAsia="Times New Roman" w:hAnsi="Times New Roman" w:cs="Times New Roman"/>
          <w:b/>
          <w:color w:val="000000"/>
          <w:sz w:val="20"/>
          <w:szCs w:val="20"/>
        </w:rPr>
        <w:tab/>
      </w:r>
      <w:r w:rsidRPr="003C6D07">
        <w:rPr>
          <w:rFonts w:ascii="Times New Roman" w:eastAsia="Times New Roman" w:hAnsi="Times New Roman" w:cs="Times New Roman"/>
          <w:b/>
          <w:color w:val="000000"/>
          <w:sz w:val="20"/>
          <w:szCs w:val="20"/>
        </w:rPr>
        <w:tab/>
      </w:r>
      <w:r w:rsidRPr="003C6D07">
        <w:rPr>
          <w:rFonts w:ascii="Times New Roman" w:eastAsia="Times New Roman" w:hAnsi="Times New Roman" w:cs="Times New Roman"/>
          <w:b/>
          <w:color w:val="000000"/>
          <w:sz w:val="20"/>
          <w:szCs w:val="20"/>
        </w:rPr>
        <w:tab/>
      </w:r>
      <w:r w:rsidRPr="003C6D07">
        <w:rPr>
          <w:rFonts w:ascii="Times New Roman" w:eastAsia="Times New Roman" w:hAnsi="Times New Roman" w:cs="Times New Roman"/>
          <w:b/>
          <w:color w:val="000000"/>
          <w:sz w:val="20"/>
          <w:szCs w:val="20"/>
        </w:rPr>
        <w:tab/>
      </w:r>
    </w:p>
    <w:p w14:paraId="6E64B7E3"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tbl>
      <w:tblPr>
        <w:tblW w:w="0" w:type="auto"/>
        <w:tblLook w:val="04A0" w:firstRow="1" w:lastRow="0" w:firstColumn="1" w:lastColumn="0" w:noHBand="0" w:noVBand="1"/>
      </w:tblPr>
      <w:tblGrid>
        <w:gridCol w:w="4428"/>
        <w:gridCol w:w="4428"/>
      </w:tblGrid>
      <w:tr w:rsidR="009F53B5" w:rsidRPr="003C6D07" w14:paraId="033040D8" w14:textId="77777777" w:rsidTr="001B524A">
        <w:tc>
          <w:tcPr>
            <w:tcW w:w="8856" w:type="dxa"/>
            <w:gridSpan w:val="2"/>
          </w:tcPr>
          <w:p w14:paraId="28EF6631" w14:textId="77777777" w:rsidR="009F53B5" w:rsidRPr="003C6D07" w:rsidRDefault="009F53B5" w:rsidP="009F53B5">
            <w:pPr>
              <w:spacing w:after="0" w:line="240" w:lineRule="auto"/>
              <w:jc w:val="center"/>
              <w:rPr>
                <w:rFonts w:ascii="Times New Roman" w:eastAsia="Times New Roman" w:hAnsi="Times New Roman" w:cs="Times New Roman"/>
                <w:b/>
                <w:color w:val="000000"/>
                <w:sz w:val="20"/>
                <w:szCs w:val="20"/>
              </w:rPr>
            </w:pPr>
            <w:r w:rsidRPr="003C6D07">
              <w:rPr>
                <w:rFonts w:ascii="Times New Roman" w:eastAsia="Times New Roman" w:hAnsi="Times New Roman" w:cs="Times New Roman"/>
                <w:b/>
                <w:color w:val="000000"/>
                <w:sz w:val="20"/>
                <w:szCs w:val="20"/>
              </w:rPr>
              <w:t>WITNESSES</w:t>
            </w:r>
          </w:p>
        </w:tc>
      </w:tr>
      <w:tr w:rsidR="009F53B5" w:rsidRPr="003C6D07" w14:paraId="20573B94" w14:textId="77777777" w:rsidTr="001B524A">
        <w:tc>
          <w:tcPr>
            <w:tcW w:w="4428" w:type="dxa"/>
          </w:tcPr>
          <w:p w14:paraId="6D34462E"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p>
          <w:p w14:paraId="097536E5"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70C7B40C"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38532DCA"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6A107AEB"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15486FBA"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16F2EAB2"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00226404"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Name:</w:t>
            </w:r>
            <w:r w:rsidRPr="003C6D07">
              <w:rPr>
                <w:rFonts w:ascii="Times New Roman" w:eastAsia="Times New Roman" w:hAnsi="Times New Roman" w:cs="Times New Roman"/>
                <w:color w:val="000000"/>
                <w:sz w:val="20"/>
                <w:szCs w:val="20"/>
              </w:rPr>
              <w:tab/>
            </w:r>
            <w:r w:rsidRPr="003C6D07">
              <w:rPr>
                <w:rFonts w:ascii="Times New Roman" w:eastAsia="Times New Roman" w:hAnsi="Times New Roman" w:cs="Times New Roman"/>
                <w:color w:val="000000"/>
                <w:sz w:val="20"/>
                <w:szCs w:val="20"/>
              </w:rPr>
              <w:tab/>
            </w:r>
          </w:p>
          <w:p w14:paraId="4263AD84"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CNIC:</w:t>
            </w:r>
          </w:p>
        </w:tc>
        <w:tc>
          <w:tcPr>
            <w:tcW w:w="4428" w:type="dxa"/>
          </w:tcPr>
          <w:p w14:paraId="05048669"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19A529C3"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703FD97B"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5C873400"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49E2C8A1"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1C37A028"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1D07E5F1"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530D05FF"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Name:</w:t>
            </w:r>
          </w:p>
          <w:p w14:paraId="35ABF15D"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CNIC:</w:t>
            </w:r>
          </w:p>
        </w:tc>
      </w:tr>
      <w:tr w:rsidR="009F53B5" w:rsidRPr="003C6D07" w14:paraId="0D87ADDA" w14:textId="77777777" w:rsidTr="001B524A">
        <w:tc>
          <w:tcPr>
            <w:tcW w:w="4428" w:type="dxa"/>
          </w:tcPr>
          <w:p w14:paraId="4D95587C"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p>
          <w:p w14:paraId="75705DF7"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72D1D386"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76ACB330"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5A632DD9"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29E2CFF3"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Name:</w:t>
            </w:r>
            <w:r w:rsidRPr="003C6D07">
              <w:rPr>
                <w:rFonts w:ascii="Times New Roman" w:eastAsia="Times New Roman" w:hAnsi="Times New Roman" w:cs="Times New Roman"/>
                <w:color w:val="000000"/>
                <w:sz w:val="20"/>
                <w:szCs w:val="20"/>
              </w:rPr>
              <w:tab/>
            </w:r>
            <w:r w:rsidRPr="003C6D07">
              <w:rPr>
                <w:rFonts w:ascii="Times New Roman" w:eastAsia="Times New Roman" w:hAnsi="Times New Roman" w:cs="Times New Roman"/>
                <w:color w:val="000000"/>
                <w:sz w:val="20"/>
                <w:szCs w:val="20"/>
              </w:rPr>
              <w:tab/>
            </w:r>
          </w:p>
          <w:p w14:paraId="7D506940"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CNIC:</w:t>
            </w:r>
          </w:p>
        </w:tc>
        <w:tc>
          <w:tcPr>
            <w:tcW w:w="4428" w:type="dxa"/>
          </w:tcPr>
          <w:p w14:paraId="10E2C380"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6672B3BB"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5965E98B"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35BD66D1"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p>
          <w:p w14:paraId="3E1E3A4A" w14:textId="77777777" w:rsidR="009F53B5" w:rsidRPr="003C6D07" w:rsidRDefault="009F53B5" w:rsidP="009F53B5">
            <w:pPr>
              <w:pBdr>
                <w:bottom w:val="single" w:sz="12" w:space="1" w:color="auto"/>
              </w:pBdr>
              <w:spacing w:after="0" w:line="240" w:lineRule="auto"/>
              <w:rPr>
                <w:rFonts w:ascii="Times New Roman" w:eastAsia="Times New Roman" w:hAnsi="Times New Roman" w:cs="Times New Roman"/>
                <w:b/>
                <w:color w:val="000000"/>
                <w:sz w:val="20"/>
                <w:szCs w:val="20"/>
              </w:rPr>
            </w:pPr>
          </w:p>
          <w:p w14:paraId="28AF04F9" w14:textId="77777777" w:rsidR="009F53B5" w:rsidRPr="003C6D07" w:rsidRDefault="009F53B5" w:rsidP="009F53B5">
            <w:pPr>
              <w:spacing w:after="0" w:line="240" w:lineRule="auto"/>
              <w:rPr>
                <w:rFonts w:ascii="Times New Roman" w:eastAsia="Times New Roman" w:hAnsi="Times New Roman" w:cs="Times New Roman"/>
                <w:color w:val="000000"/>
                <w:sz w:val="20"/>
                <w:szCs w:val="20"/>
              </w:rPr>
            </w:pPr>
            <w:r w:rsidRPr="003C6D07">
              <w:rPr>
                <w:rFonts w:ascii="Times New Roman" w:eastAsia="Times New Roman" w:hAnsi="Times New Roman" w:cs="Times New Roman"/>
                <w:color w:val="000000"/>
                <w:sz w:val="20"/>
                <w:szCs w:val="20"/>
              </w:rPr>
              <w:t>Name:</w:t>
            </w:r>
          </w:p>
          <w:p w14:paraId="5D5E80FF" w14:textId="77777777" w:rsidR="009F53B5" w:rsidRPr="003C6D07" w:rsidRDefault="009F53B5" w:rsidP="009F53B5">
            <w:pPr>
              <w:spacing w:after="0" w:line="240" w:lineRule="auto"/>
              <w:rPr>
                <w:rFonts w:ascii="Times New Roman" w:eastAsia="Times New Roman" w:hAnsi="Times New Roman" w:cs="Times New Roman"/>
                <w:b/>
                <w:color w:val="000000"/>
                <w:sz w:val="20"/>
                <w:szCs w:val="20"/>
              </w:rPr>
            </w:pPr>
            <w:r w:rsidRPr="003C6D07">
              <w:rPr>
                <w:rFonts w:ascii="Times New Roman" w:eastAsia="Times New Roman" w:hAnsi="Times New Roman" w:cs="Times New Roman"/>
                <w:color w:val="000000"/>
                <w:sz w:val="20"/>
                <w:szCs w:val="20"/>
              </w:rPr>
              <w:t>CNIC:</w:t>
            </w:r>
          </w:p>
        </w:tc>
      </w:tr>
    </w:tbl>
    <w:p w14:paraId="7CA6D89F" w14:textId="77777777" w:rsidR="009F53B5" w:rsidRPr="003C6D07" w:rsidRDefault="009F53B5" w:rsidP="003278B1">
      <w:pPr>
        <w:ind w:left="-720" w:right="-900"/>
        <w:jc w:val="center"/>
        <w:rPr>
          <w:rFonts w:ascii="Times New Roman" w:hAnsi="Times New Roman" w:cs="Times New Roman"/>
          <w:b/>
          <w:color w:val="000000" w:themeColor="text1"/>
          <w:sz w:val="20"/>
          <w:szCs w:val="20"/>
        </w:rPr>
      </w:pPr>
    </w:p>
    <w:p w14:paraId="20A193D5" w14:textId="77777777" w:rsidR="009F53B5" w:rsidRPr="003C6D07" w:rsidRDefault="009F53B5" w:rsidP="003278B1">
      <w:pPr>
        <w:ind w:left="-720" w:right="-900"/>
        <w:jc w:val="center"/>
        <w:rPr>
          <w:rFonts w:ascii="Times New Roman" w:hAnsi="Times New Roman" w:cs="Times New Roman"/>
          <w:b/>
          <w:color w:val="000000" w:themeColor="text1"/>
          <w:sz w:val="20"/>
          <w:szCs w:val="20"/>
        </w:rPr>
      </w:pPr>
    </w:p>
    <w:p w14:paraId="2FC18E27" w14:textId="78D4CDA7" w:rsidR="009F53B5" w:rsidRDefault="009F53B5" w:rsidP="003278B1">
      <w:pPr>
        <w:ind w:left="-720" w:right="-900"/>
        <w:jc w:val="center"/>
        <w:rPr>
          <w:ins w:id="490" w:author="Madeeha Soomro (TF HO)" w:date="2026-03-18T13:10:00Z"/>
          <w:rFonts w:ascii="Times New Roman" w:hAnsi="Times New Roman" w:cs="Times New Roman"/>
          <w:b/>
          <w:color w:val="000000" w:themeColor="text1"/>
          <w:sz w:val="20"/>
          <w:szCs w:val="20"/>
        </w:rPr>
      </w:pPr>
    </w:p>
    <w:p w14:paraId="521ABF39" w14:textId="318AB369" w:rsidR="007C1A1B" w:rsidRPr="003C6D07" w:rsidDel="00F3208B" w:rsidRDefault="007C1A1B">
      <w:pPr>
        <w:ind w:right="-900"/>
        <w:rPr>
          <w:del w:id="491" w:author="Madeeha Soomro (TF HO)" w:date="2026-03-18T13:20:00Z"/>
          <w:rFonts w:ascii="Times New Roman" w:hAnsi="Times New Roman" w:cs="Times New Roman"/>
          <w:b/>
          <w:color w:val="000000" w:themeColor="text1"/>
          <w:sz w:val="20"/>
          <w:szCs w:val="20"/>
        </w:rPr>
        <w:pPrChange w:id="492" w:author="Madeeha Soomro (TF HO)" w:date="2026-03-18T13:20:00Z">
          <w:pPr>
            <w:ind w:left="-720" w:right="-900"/>
            <w:jc w:val="center"/>
          </w:pPr>
        </w:pPrChange>
      </w:pPr>
    </w:p>
    <w:p w14:paraId="0DBC0A48" w14:textId="77777777" w:rsidR="009F53B5" w:rsidRPr="003C6D07" w:rsidRDefault="009F53B5">
      <w:pPr>
        <w:ind w:right="-900"/>
        <w:rPr>
          <w:rFonts w:ascii="Times New Roman" w:hAnsi="Times New Roman" w:cs="Times New Roman"/>
          <w:b/>
          <w:color w:val="000000" w:themeColor="text1"/>
          <w:sz w:val="20"/>
          <w:szCs w:val="20"/>
        </w:rPr>
        <w:pPrChange w:id="493" w:author="Madeeha Soomro (TF HO)" w:date="2026-03-18T13:20:00Z">
          <w:pPr>
            <w:ind w:left="-720" w:right="-900"/>
            <w:jc w:val="center"/>
          </w:pPr>
        </w:pPrChange>
      </w:pPr>
    </w:p>
    <w:p w14:paraId="0277CD8F" w14:textId="77777777" w:rsidR="009F53B5" w:rsidRDefault="009F53B5" w:rsidP="003278B1">
      <w:pPr>
        <w:ind w:left="-720" w:right="-900"/>
        <w:jc w:val="center"/>
        <w:rPr>
          <w:rFonts w:ascii="Times New Roman" w:hAnsi="Times New Roman" w:cs="Times New Roman"/>
          <w:b/>
          <w:color w:val="000000" w:themeColor="text1"/>
          <w:sz w:val="20"/>
          <w:szCs w:val="20"/>
        </w:rPr>
      </w:pPr>
    </w:p>
    <w:p w14:paraId="21A694FD" w14:textId="277C81F7" w:rsidR="00AE6DD4" w:rsidRPr="00A376F1" w:rsidRDefault="00930EB3" w:rsidP="003278B1">
      <w:pPr>
        <w:ind w:left="-720" w:right="-900"/>
        <w:jc w:val="center"/>
        <w:rPr>
          <w:rFonts w:ascii="Times New Roman" w:hAnsi="Times New Roman" w:cs="Times New Roman"/>
          <w:b/>
          <w:color w:val="000000" w:themeColor="text1"/>
          <w:sz w:val="28"/>
          <w:szCs w:val="20"/>
        </w:rPr>
      </w:pPr>
      <w:r w:rsidRPr="00A376F1">
        <w:rPr>
          <w:rFonts w:ascii="Times New Roman" w:hAnsi="Times New Roman" w:cs="Times New Roman"/>
          <w:b/>
          <w:color w:val="000000" w:themeColor="text1"/>
          <w:sz w:val="28"/>
          <w:szCs w:val="20"/>
        </w:rPr>
        <w:t>ANNEX A</w:t>
      </w:r>
    </w:p>
    <w:p w14:paraId="0EAE75C5" w14:textId="7379D93C" w:rsidR="00AE6DD4" w:rsidRDefault="009F53B5" w:rsidP="003A3DBF">
      <w:pPr>
        <w:ind w:left="-720" w:right="-900"/>
        <w:jc w:val="center"/>
        <w:rPr>
          <w:rFonts w:ascii="Times New Roman" w:hAnsi="Times New Roman" w:cs="Times New Roman"/>
          <w:b/>
          <w:color w:val="000000" w:themeColor="text1"/>
          <w:sz w:val="20"/>
          <w:szCs w:val="20"/>
        </w:rPr>
      </w:pPr>
      <w:r w:rsidRPr="003C6D07">
        <w:rPr>
          <w:rFonts w:ascii="Times New Roman" w:hAnsi="Times New Roman" w:cs="Times New Roman"/>
          <w:b/>
          <w:color w:val="000000" w:themeColor="text1"/>
          <w:sz w:val="20"/>
          <w:szCs w:val="20"/>
        </w:rPr>
        <w:lastRenderedPageBreak/>
        <w:t>Certificate of Incorporation</w:t>
      </w:r>
      <w:r w:rsidR="003A3DBF" w:rsidRPr="003A3DBF">
        <w:rPr>
          <w:rFonts w:ascii="Times New Roman" w:hAnsi="Times New Roman" w:cs="Times New Roman"/>
          <w:noProof/>
          <w:color w:val="000000" w:themeColor="text1"/>
          <w:sz w:val="20"/>
          <w:szCs w:val="20"/>
        </w:rPr>
        <w:drawing>
          <wp:inline distT="0" distB="0" distL="0" distR="0" wp14:anchorId="294B50F5" wp14:editId="04367F58">
            <wp:extent cx="6400800" cy="7065010"/>
            <wp:effectExtent l="0" t="0" r="0" b="2540"/>
            <wp:docPr id="101886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61389" name=""/>
                    <pic:cNvPicPr/>
                  </pic:nvPicPr>
                  <pic:blipFill>
                    <a:blip r:embed="rId11"/>
                    <a:stretch>
                      <a:fillRect/>
                    </a:stretch>
                  </pic:blipFill>
                  <pic:spPr>
                    <a:xfrm>
                      <a:off x="0" y="0"/>
                      <a:ext cx="6400800" cy="7065010"/>
                    </a:xfrm>
                    <a:prstGeom prst="rect">
                      <a:avLst/>
                    </a:prstGeom>
                  </pic:spPr>
                </pic:pic>
              </a:graphicData>
            </a:graphic>
          </wp:inline>
        </w:drawing>
      </w:r>
    </w:p>
    <w:p w14:paraId="3CC996E2" w14:textId="77777777" w:rsidR="003A3DBF" w:rsidRDefault="003A3DBF" w:rsidP="003A3DBF">
      <w:pPr>
        <w:ind w:left="-720" w:right="-900"/>
        <w:jc w:val="center"/>
        <w:rPr>
          <w:rFonts w:ascii="Times New Roman" w:hAnsi="Times New Roman" w:cs="Times New Roman"/>
          <w:b/>
          <w:color w:val="000000" w:themeColor="text1"/>
          <w:sz w:val="20"/>
          <w:szCs w:val="20"/>
        </w:rPr>
      </w:pPr>
    </w:p>
    <w:p w14:paraId="60D9E16C" w14:textId="77777777" w:rsidR="003A3DBF" w:rsidRDefault="003A3DBF" w:rsidP="003A3DBF">
      <w:pPr>
        <w:ind w:left="-720" w:right="-900"/>
        <w:jc w:val="center"/>
        <w:rPr>
          <w:rFonts w:ascii="Times New Roman" w:hAnsi="Times New Roman" w:cs="Times New Roman"/>
          <w:b/>
          <w:color w:val="000000" w:themeColor="text1"/>
          <w:sz w:val="20"/>
          <w:szCs w:val="20"/>
        </w:rPr>
      </w:pPr>
    </w:p>
    <w:p w14:paraId="0AB5E658" w14:textId="77777777" w:rsidR="003A3DBF" w:rsidRDefault="003A3DBF" w:rsidP="003A3DBF">
      <w:pPr>
        <w:ind w:left="-720" w:right="-900"/>
        <w:jc w:val="center"/>
        <w:rPr>
          <w:rFonts w:ascii="Times New Roman" w:hAnsi="Times New Roman" w:cs="Times New Roman"/>
          <w:b/>
          <w:color w:val="000000" w:themeColor="text1"/>
          <w:sz w:val="20"/>
          <w:szCs w:val="20"/>
        </w:rPr>
      </w:pPr>
    </w:p>
    <w:p w14:paraId="17EE1E90" w14:textId="77777777" w:rsidR="003A3DBF" w:rsidRDefault="003A3DBF" w:rsidP="003A3DBF">
      <w:pPr>
        <w:ind w:left="-720" w:right="-900"/>
        <w:jc w:val="center"/>
        <w:rPr>
          <w:rFonts w:ascii="Times New Roman" w:hAnsi="Times New Roman" w:cs="Times New Roman"/>
          <w:b/>
          <w:color w:val="000000" w:themeColor="text1"/>
          <w:sz w:val="20"/>
          <w:szCs w:val="20"/>
        </w:rPr>
      </w:pPr>
    </w:p>
    <w:p w14:paraId="093E0247" w14:textId="77777777" w:rsidR="003A3DBF" w:rsidRDefault="003A3DBF" w:rsidP="003A3DBF">
      <w:pPr>
        <w:ind w:left="-720" w:right="-900"/>
        <w:jc w:val="center"/>
        <w:rPr>
          <w:rFonts w:ascii="Times New Roman" w:hAnsi="Times New Roman" w:cs="Times New Roman"/>
          <w:b/>
          <w:color w:val="000000" w:themeColor="text1"/>
          <w:sz w:val="20"/>
          <w:szCs w:val="20"/>
        </w:rPr>
      </w:pPr>
    </w:p>
    <w:p w14:paraId="706BD852" w14:textId="77777777" w:rsidR="003A3DBF" w:rsidRDefault="003A3DBF" w:rsidP="003A3DBF">
      <w:pPr>
        <w:ind w:left="-720" w:right="-900"/>
        <w:jc w:val="center"/>
        <w:rPr>
          <w:rFonts w:ascii="Times New Roman" w:hAnsi="Times New Roman" w:cs="Times New Roman"/>
          <w:b/>
          <w:color w:val="000000" w:themeColor="text1"/>
          <w:sz w:val="20"/>
          <w:szCs w:val="20"/>
        </w:rPr>
      </w:pPr>
    </w:p>
    <w:p w14:paraId="402635F8" w14:textId="77777777" w:rsidR="003A3DBF" w:rsidRDefault="003A3DBF" w:rsidP="003A3DBF">
      <w:pPr>
        <w:ind w:left="-720" w:right="-900"/>
        <w:jc w:val="center"/>
        <w:rPr>
          <w:rFonts w:ascii="Times New Roman" w:hAnsi="Times New Roman" w:cs="Times New Roman"/>
          <w:b/>
          <w:color w:val="000000" w:themeColor="text1"/>
          <w:sz w:val="20"/>
          <w:szCs w:val="20"/>
        </w:rPr>
      </w:pPr>
    </w:p>
    <w:p w14:paraId="04EEAD85" w14:textId="77777777" w:rsidR="003A3DBF" w:rsidRDefault="003A3DBF" w:rsidP="003A3DBF">
      <w:pPr>
        <w:ind w:left="-720" w:right="-900"/>
        <w:jc w:val="center"/>
        <w:rPr>
          <w:rFonts w:ascii="Times New Roman" w:hAnsi="Times New Roman" w:cs="Times New Roman"/>
          <w:b/>
          <w:color w:val="000000" w:themeColor="text1"/>
          <w:sz w:val="20"/>
          <w:szCs w:val="20"/>
        </w:rPr>
      </w:pPr>
    </w:p>
    <w:p w14:paraId="76AB882C" w14:textId="38195600" w:rsidR="003A3DBF" w:rsidRDefault="003A3DBF" w:rsidP="003A3DBF">
      <w:pPr>
        <w:ind w:left="-720" w:right="-900"/>
        <w:jc w:val="center"/>
        <w:rPr>
          <w:ins w:id="494" w:author="Madeeha Soomro (TF HO)" w:date="2026-03-18T13:10:00Z"/>
          <w:rFonts w:ascii="Times New Roman" w:hAnsi="Times New Roman" w:cs="Times New Roman"/>
          <w:color w:val="000000" w:themeColor="text1"/>
          <w:sz w:val="20"/>
          <w:szCs w:val="20"/>
        </w:rPr>
      </w:pPr>
    </w:p>
    <w:p w14:paraId="3F051ECF" w14:textId="427BB8C0" w:rsidR="007C1A1B" w:rsidRDefault="007C1A1B" w:rsidP="003A3DBF">
      <w:pPr>
        <w:ind w:left="-720" w:right="-900"/>
        <w:jc w:val="center"/>
        <w:rPr>
          <w:ins w:id="495" w:author="Madeeha Soomro (TF HO)" w:date="2026-03-18T13:10:00Z"/>
          <w:rFonts w:ascii="Times New Roman" w:hAnsi="Times New Roman" w:cs="Times New Roman"/>
          <w:color w:val="000000" w:themeColor="text1"/>
          <w:sz w:val="20"/>
          <w:szCs w:val="20"/>
        </w:rPr>
      </w:pPr>
    </w:p>
    <w:p w14:paraId="1F6B7784" w14:textId="77777777" w:rsidR="007C1A1B" w:rsidRPr="003C6D07" w:rsidRDefault="007C1A1B" w:rsidP="003A3DBF">
      <w:pPr>
        <w:ind w:left="-720" w:right="-900"/>
        <w:jc w:val="center"/>
        <w:rPr>
          <w:rFonts w:ascii="Times New Roman" w:hAnsi="Times New Roman" w:cs="Times New Roman"/>
          <w:color w:val="000000" w:themeColor="text1"/>
          <w:sz w:val="20"/>
          <w:szCs w:val="20"/>
        </w:rPr>
      </w:pPr>
    </w:p>
    <w:p w14:paraId="55E8C176" w14:textId="6E4C195B" w:rsidR="00AE6DD4" w:rsidRPr="00A376F1" w:rsidRDefault="00CA546F" w:rsidP="00AE6DD4">
      <w:pPr>
        <w:ind w:left="-720" w:right="-900"/>
        <w:jc w:val="center"/>
        <w:rPr>
          <w:rFonts w:ascii="Times New Roman" w:hAnsi="Times New Roman" w:cs="Times New Roman"/>
          <w:b/>
          <w:color w:val="000000" w:themeColor="text1"/>
          <w:sz w:val="28"/>
          <w:szCs w:val="20"/>
        </w:rPr>
      </w:pPr>
      <w:r w:rsidRPr="00A376F1">
        <w:rPr>
          <w:rFonts w:ascii="Times New Roman" w:hAnsi="Times New Roman" w:cs="Times New Roman"/>
          <w:b/>
          <w:color w:val="000000" w:themeColor="text1"/>
          <w:sz w:val="28"/>
          <w:szCs w:val="20"/>
        </w:rPr>
        <w:t>ANNEX B</w:t>
      </w:r>
    </w:p>
    <w:p w14:paraId="5D529CDD" w14:textId="27D1EB57" w:rsidR="00AE6DD4" w:rsidRPr="003C6D07" w:rsidRDefault="00AE6DD4" w:rsidP="00AE6DD4">
      <w:pPr>
        <w:ind w:left="-720" w:right="-900"/>
        <w:jc w:val="center"/>
        <w:rPr>
          <w:rFonts w:ascii="Times New Roman" w:hAnsi="Times New Roman" w:cs="Times New Roman"/>
          <w:b/>
          <w:color w:val="000000" w:themeColor="text1"/>
          <w:sz w:val="20"/>
          <w:szCs w:val="20"/>
        </w:rPr>
      </w:pPr>
      <w:r w:rsidRPr="003C6D07">
        <w:rPr>
          <w:rFonts w:ascii="Times New Roman" w:hAnsi="Times New Roman" w:cs="Times New Roman"/>
          <w:b/>
          <w:color w:val="000000" w:themeColor="text1"/>
          <w:sz w:val="20"/>
          <w:szCs w:val="20"/>
        </w:rPr>
        <w:t>Schedule of Charges</w:t>
      </w:r>
    </w:p>
    <w:p w14:paraId="4558B1B0" w14:textId="77777777" w:rsidR="006A5DB2" w:rsidRPr="003C6D07" w:rsidRDefault="006A5DB2" w:rsidP="00A104C1">
      <w:pPr>
        <w:ind w:left="-720" w:right="-900"/>
        <w:jc w:val="center"/>
        <w:rPr>
          <w:rFonts w:ascii="Times New Roman" w:hAnsi="Times New Roman" w:cs="Times New Roman"/>
          <w:color w:val="000000" w:themeColor="text1"/>
          <w:sz w:val="20"/>
          <w:szCs w:val="20"/>
        </w:rPr>
      </w:pPr>
    </w:p>
    <w:p w14:paraId="76A579E3" w14:textId="1481ECDC" w:rsidR="00AE6DD4" w:rsidRPr="003C6D07" w:rsidRDefault="00AE6DD4" w:rsidP="001C4585">
      <w:pPr>
        <w:ind w:right="-900"/>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t xml:space="preserve">MMBL will </w:t>
      </w:r>
      <w:r w:rsidR="005C3D4A" w:rsidRPr="003C6D07">
        <w:rPr>
          <w:rFonts w:ascii="Times New Roman" w:hAnsi="Times New Roman" w:cs="Times New Roman"/>
          <w:color w:val="000000" w:themeColor="text1"/>
          <w:sz w:val="20"/>
          <w:szCs w:val="20"/>
        </w:rPr>
        <w:t xml:space="preserve">charge </w:t>
      </w:r>
      <w:r w:rsidR="005616AD">
        <w:rPr>
          <w:rFonts w:ascii="Times New Roman" w:hAnsi="Times New Roman" w:cs="Times New Roman"/>
          <w:b/>
          <w:bCs/>
          <w:color w:val="000000" w:themeColor="text1"/>
          <w:sz w:val="20"/>
          <w:szCs w:val="20"/>
          <w:u w:val="single"/>
        </w:rPr>
        <w:t>PKR.</w:t>
      </w:r>
      <w:r w:rsidR="005F31C7" w:rsidRPr="005616AD">
        <w:rPr>
          <w:rFonts w:ascii="Times New Roman" w:hAnsi="Times New Roman" w:cs="Times New Roman"/>
          <w:b/>
          <w:bCs/>
          <w:color w:val="000000" w:themeColor="text1"/>
          <w:sz w:val="20"/>
          <w:szCs w:val="20"/>
          <w:u w:val="single"/>
        </w:rPr>
        <w:t>0 of</w:t>
      </w:r>
      <w:r w:rsidRPr="003C6D07">
        <w:rPr>
          <w:rFonts w:ascii="Times New Roman" w:hAnsi="Times New Roman" w:cs="Times New Roman"/>
          <w:color w:val="000000" w:themeColor="text1"/>
          <w:sz w:val="20"/>
          <w:szCs w:val="20"/>
        </w:rPr>
        <w:t xml:space="preserve"> the value as </w:t>
      </w:r>
      <w:r w:rsidR="009F53B5" w:rsidRPr="003C6D07">
        <w:rPr>
          <w:rFonts w:ascii="Times New Roman" w:hAnsi="Times New Roman" w:cs="Times New Roman"/>
          <w:color w:val="000000" w:themeColor="text1"/>
          <w:sz w:val="20"/>
          <w:szCs w:val="20"/>
        </w:rPr>
        <w:t>MDR</w:t>
      </w:r>
    </w:p>
    <w:p w14:paraId="553338E2" w14:textId="14C48E32" w:rsidR="00184DCA" w:rsidDel="00136D1E" w:rsidRDefault="00AE6DD4" w:rsidP="001C4585">
      <w:pPr>
        <w:ind w:right="-900"/>
        <w:rPr>
          <w:del w:id="496" w:author="Madeeha Soomro (TF HO)" w:date="2026-03-18T13:46:00Z"/>
          <w:rFonts w:ascii="Times New Roman" w:hAnsi="Times New Roman" w:cs="Times New Roman"/>
          <w:color w:val="000000" w:themeColor="text1"/>
          <w:sz w:val="20"/>
          <w:szCs w:val="20"/>
        </w:rPr>
      </w:pPr>
      <w:del w:id="497" w:author="Madeeha Soomro (TF HO)" w:date="2026-03-18T13:46:00Z">
        <w:r w:rsidRPr="003C6D07" w:rsidDel="00136D1E">
          <w:rPr>
            <w:rFonts w:ascii="Times New Roman" w:hAnsi="Times New Roman" w:cs="Times New Roman"/>
            <w:color w:val="000000" w:themeColor="text1"/>
            <w:sz w:val="20"/>
            <w:szCs w:val="20"/>
          </w:rPr>
          <w:delText xml:space="preserve">Standard account usage charges will be </w:delText>
        </w:r>
        <w:r w:rsidR="00184DCA" w:rsidRPr="003C6D07" w:rsidDel="00136D1E">
          <w:rPr>
            <w:rFonts w:ascii="Times New Roman" w:hAnsi="Times New Roman" w:cs="Times New Roman"/>
            <w:color w:val="000000" w:themeColor="text1"/>
            <w:sz w:val="20"/>
            <w:szCs w:val="20"/>
          </w:rPr>
          <w:delText>applicable</w:delText>
        </w:r>
      </w:del>
    </w:p>
    <w:p w14:paraId="4541E835" w14:textId="2FE401D9" w:rsidR="00AE6DD4" w:rsidRDefault="00184DCA" w:rsidP="001C4585">
      <w:pPr>
        <w:ind w:right="-900"/>
        <w:rPr>
          <w:ins w:id="498" w:author="Madeeha Soomro (TF HO)" w:date="2026-03-18T13:19:00Z"/>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w:t>
      </w:r>
      <w:r w:rsidRPr="00184DCA">
        <w:rPr>
          <w:rFonts w:ascii="Times New Roman" w:hAnsi="Times New Roman" w:cs="Times New Roman"/>
          <w:color w:val="000000" w:themeColor="text1"/>
          <w:sz w:val="20"/>
          <w:szCs w:val="20"/>
        </w:rPr>
        <w:t>here will be no additional cost to existing collection charges Rs</w:t>
      </w:r>
      <w:proofErr w:type="gramStart"/>
      <w:r w:rsidRPr="00184DCA">
        <w:rPr>
          <w:rFonts w:ascii="Times New Roman" w:hAnsi="Times New Roman" w:cs="Times New Roman"/>
          <w:color w:val="000000" w:themeColor="text1"/>
          <w:sz w:val="20"/>
          <w:szCs w:val="20"/>
        </w:rPr>
        <w:t>:8:00</w:t>
      </w:r>
      <w:proofErr w:type="gramEnd"/>
      <w:r w:rsidRPr="00184DCA">
        <w:rPr>
          <w:rFonts w:ascii="Times New Roman" w:hAnsi="Times New Roman" w:cs="Times New Roman"/>
          <w:color w:val="000000" w:themeColor="text1"/>
          <w:sz w:val="20"/>
          <w:szCs w:val="20"/>
        </w:rPr>
        <w:t xml:space="preserve"> per bill/transaction.</w:t>
      </w:r>
    </w:p>
    <w:p w14:paraId="5927B1A1" w14:textId="62D6587C" w:rsidR="00F3208B" w:rsidRDefault="00F3208B" w:rsidP="001C4585">
      <w:pPr>
        <w:ind w:right="-900"/>
        <w:rPr>
          <w:ins w:id="499" w:author="Madeeha Soomro (TF HO)" w:date="2026-03-18T13:19:00Z"/>
          <w:rFonts w:ascii="Times New Roman" w:hAnsi="Times New Roman" w:cs="Times New Roman"/>
          <w:color w:val="000000" w:themeColor="text1"/>
          <w:sz w:val="20"/>
          <w:szCs w:val="20"/>
        </w:rPr>
      </w:pPr>
    </w:p>
    <w:p w14:paraId="74014377" w14:textId="77777777" w:rsidR="00F3208B" w:rsidRPr="00F3208B" w:rsidRDefault="00F3208B" w:rsidP="00F3208B">
      <w:pPr>
        <w:ind w:right="-900"/>
        <w:rPr>
          <w:ins w:id="500" w:author="Madeeha Soomro (TF HO)" w:date="2026-03-18T13:19:00Z"/>
          <w:rFonts w:ascii="Times New Roman" w:hAnsi="Times New Roman" w:cs="Times New Roman"/>
          <w:color w:val="000000" w:themeColor="text1"/>
          <w:sz w:val="20"/>
          <w:szCs w:val="20"/>
        </w:rPr>
      </w:pPr>
      <w:ins w:id="501" w:author="Madeeha Soomro (TF HO)" w:date="2026-03-18T13:19:00Z">
        <w:r w:rsidRPr="00F3208B">
          <w:rPr>
            <w:rFonts w:ascii="Times New Roman" w:hAnsi="Times New Roman" w:cs="Times New Roman"/>
            <w:color w:val="000000" w:themeColor="text1"/>
            <w:sz w:val="20"/>
            <w:szCs w:val="20"/>
          </w:rPr>
          <w:t xml:space="preserve">Payment of Charges </w:t>
        </w:r>
      </w:ins>
    </w:p>
    <w:p w14:paraId="6F86307A" w14:textId="2D9F6657" w:rsidR="00F3208B" w:rsidRPr="00F3208B" w:rsidRDefault="00F3208B" w:rsidP="00F3208B">
      <w:pPr>
        <w:ind w:right="-900"/>
        <w:rPr>
          <w:ins w:id="502" w:author="Madeeha Soomro (TF HO)" w:date="2026-03-18T13:19:00Z"/>
          <w:rFonts w:ascii="Times New Roman" w:hAnsi="Times New Roman" w:cs="Times New Roman"/>
          <w:color w:val="000000" w:themeColor="text1"/>
          <w:sz w:val="20"/>
          <w:szCs w:val="20"/>
        </w:rPr>
      </w:pPr>
      <w:proofErr w:type="gramStart"/>
      <w:ins w:id="503" w:author="Madeeha Soomro (TF HO)" w:date="2026-03-18T13:19:00Z">
        <w:r>
          <w:rPr>
            <w:rFonts w:ascii="Times New Roman" w:hAnsi="Times New Roman" w:cs="Times New Roman"/>
            <w:color w:val="000000" w:themeColor="text1"/>
            <w:sz w:val="20"/>
            <w:szCs w:val="20"/>
          </w:rPr>
          <w:t>a</w:t>
        </w:r>
        <w:proofErr w:type="gramEnd"/>
        <w:r w:rsidRPr="00F3208B">
          <w:rPr>
            <w:rFonts w:ascii="Times New Roman" w:hAnsi="Times New Roman" w:cs="Times New Roman"/>
            <w:color w:val="000000" w:themeColor="text1"/>
            <w:sz w:val="20"/>
            <w:szCs w:val="20"/>
          </w:rPr>
          <w:tab/>
          <w:t xml:space="preserve">SSGC shall pay an amount PKR: 8.00 per Bill Collection (the “Charges’) to MMBL as consideration for provision of Services hereunder. MMBL shall deduct the Charges monthly with prior approval from SSGC as agreed by and between the Parties. </w:t>
        </w:r>
      </w:ins>
    </w:p>
    <w:p w14:paraId="09FEA917" w14:textId="631A31B3" w:rsidR="00F3208B" w:rsidRPr="00F3208B" w:rsidRDefault="00F3208B" w:rsidP="00F3208B">
      <w:pPr>
        <w:ind w:right="-900"/>
        <w:rPr>
          <w:ins w:id="504" w:author="Madeeha Soomro (TF HO)" w:date="2026-03-18T13:19:00Z"/>
          <w:rFonts w:ascii="Times New Roman" w:hAnsi="Times New Roman" w:cs="Times New Roman"/>
          <w:color w:val="000000" w:themeColor="text1"/>
          <w:sz w:val="20"/>
          <w:szCs w:val="20"/>
        </w:rPr>
      </w:pPr>
      <w:ins w:id="505" w:author="Madeeha Soomro (TF HO)" w:date="2026-03-18T13:19:00Z">
        <w:r>
          <w:rPr>
            <w:rFonts w:ascii="Times New Roman" w:hAnsi="Times New Roman" w:cs="Times New Roman"/>
            <w:color w:val="000000" w:themeColor="text1"/>
            <w:sz w:val="20"/>
            <w:szCs w:val="20"/>
          </w:rPr>
          <w:t>b</w:t>
        </w:r>
        <w:r w:rsidRPr="00F3208B">
          <w:rPr>
            <w:rFonts w:ascii="Times New Roman" w:hAnsi="Times New Roman" w:cs="Times New Roman"/>
            <w:color w:val="000000" w:themeColor="text1"/>
            <w:sz w:val="20"/>
            <w:szCs w:val="20"/>
          </w:rPr>
          <w:tab/>
          <w:t>MMBL will submit centralized claim in form of sales tax invoice (as per applicable format defined in Sales Tax Law) of these charges along with complete details (including but not limited date wise, collecting branch wise/mode wise, no. of bills collected as well as (Annex C to MMBL Sales Tax return) in monthly MIS to SSGC for payment.</w:t>
        </w:r>
      </w:ins>
    </w:p>
    <w:p w14:paraId="540D7592" w14:textId="143E4465" w:rsidR="00F3208B" w:rsidRPr="003C6D07" w:rsidRDefault="00F3208B" w:rsidP="00F3208B">
      <w:pPr>
        <w:ind w:right="-900"/>
        <w:rPr>
          <w:rFonts w:ascii="Times New Roman" w:hAnsi="Times New Roman" w:cs="Times New Roman"/>
          <w:color w:val="000000" w:themeColor="text1"/>
          <w:sz w:val="20"/>
          <w:szCs w:val="20"/>
        </w:rPr>
      </w:pPr>
      <w:proofErr w:type="gramStart"/>
      <w:ins w:id="506" w:author="Madeeha Soomro (TF HO)" w:date="2026-03-18T13:19:00Z">
        <w:r>
          <w:rPr>
            <w:rFonts w:ascii="Times New Roman" w:hAnsi="Times New Roman" w:cs="Times New Roman"/>
            <w:color w:val="000000" w:themeColor="text1"/>
            <w:sz w:val="20"/>
            <w:szCs w:val="20"/>
          </w:rPr>
          <w:t>c</w:t>
        </w:r>
        <w:proofErr w:type="gramEnd"/>
        <w:r w:rsidRPr="00F3208B">
          <w:rPr>
            <w:rFonts w:ascii="Times New Roman" w:hAnsi="Times New Roman" w:cs="Times New Roman"/>
            <w:color w:val="000000" w:themeColor="text1"/>
            <w:sz w:val="20"/>
            <w:szCs w:val="20"/>
          </w:rPr>
          <w:tab/>
          <w:t>Payment of Invoice to MMBL shall be made after MMBL correctly submits it’s Return declaring Services rendered in SSGC NTN for claim of input tax by SSGC.</w:t>
        </w:r>
      </w:ins>
    </w:p>
    <w:p w14:paraId="0C762514" w14:textId="77777777" w:rsidR="00B763EF" w:rsidRPr="003C6D07" w:rsidRDefault="00B763EF">
      <w:pPr>
        <w:rPr>
          <w:rFonts w:ascii="Times New Roman" w:hAnsi="Times New Roman" w:cs="Times New Roman"/>
          <w:color w:val="000000" w:themeColor="text1"/>
          <w:sz w:val="20"/>
          <w:szCs w:val="20"/>
        </w:rPr>
      </w:pPr>
      <w:r w:rsidRPr="003C6D07">
        <w:rPr>
          <w:rFonts w:ascii="Times New Roman" w:hAnsi="Times New Roman" w:cs="Times New Roman"/>
          <w:color w:val="000000" w:themeColor="text1"/>
          <w:sz w:val="20"/>
          <w:szCs w:val="20"/>
        </w:rPr>
        <w:br w:type="page"/>
      </w:r>
    </w:p>
    <w:p w14:paraId="2B79325B" w14:textId="09511CA7" w:rsidR="00AE6DD4" w:rsidRPr="00A376F1" w:rsidDel="007C1A1B" w:rsidRDefault="00CA546F" w:rsidP="00EC292C">
      <w:pPr>
        <w:pStyle w:val="BodyText"/>
        <w:jc w:val="center"/>
        <w:rPr>
          <w:del w:id="507" w:author="Madeeha Soomro (TF HO)" w:date="2026-03-18T13:08:00Z"/>
          <w:b/>
          <w:sz w:val="28"/>
          <w:szCs w:val="20"/>
        </w:rPr>
      </w:pPr>
      <w:del w:id="508" w:author="Madeeha Soomro (TF HO)" w:date="2026-03-18T13:08:00Z">
        <w:r w:rsidRPr="00A376F1" w:rsidDel="007C1A1B">
          <w:rPr>
            <w:b/>
            <w:sz w:val="28"/>
            <w:szCs w:val="20"/>
          </w:rPr>
          <w:lastRenderedPageBreak/>
          <w:delText>ANNEX C</w:delText>
        </w:r>
      </w:del>
    </w:p>
    <w:p w14:paraId="638D887A" w14:textId="29B4F47C" w:rsidR="00EC292C" w:rsidRPr="003C6D07" w:rsidDel="007C1A1B" w:rsidRDefault="00DE767F" w:rsidP="00EC292C">
      <w:pPr>
        <w:jc w:val="center"/>
        <w:rPr>
          <w:del w:id="509" w:author="Madeeha Soomro (TF HO)" w:date="2026-03-18T13:08:00Z"/>
          <w:rFonts w:ascii="Times New Roman" w:hAnsi="Times New Roman" w:cs="Times New Roman"/>
          <w:b/>
          <w:sz w:val="20"/>
          <w:szCs w:val="20"/>
        </w:rPr>
      </w:pPr>
      <w:bookmarkStart w:id="510" w:name="_Hlk18595803"/>
      <w:del w:id="511" w:author="Madeeha Soomro (TF HO)" w:date="2026-03-18T13:08:00Z">
        <w:r w:rsidRPr="003C6D07" w:rsidDel="007C1A1B">
          <w:rPr>
            <w:rFonts w:ascii="Times New Roman" w:hAnsi="Times New Roman" w:cs="Times New Roman"/>
            <w:b/>
            <w:sz w:val="20"/>
            <w:szCs w:val="20"/>
          </w:rPr>
          <w:delText xml:space="preserve">COMPLIANCE PROVISIONS </w:delText>
        </w:r>
      </w:del>
    </w:p>
    <w:bookmarkEnd w:id="510"/>
    <w:p w14:paraId="343275DA" w14:textId="6F578D0B" w:rsidR="00EC292C" w:rsidRPr="003C6D07" w:rsidDel="007C1A1B" w:rsidRDefault="00EC292C" w:rsidP="00A376F1">
      <w:pPr>
        <w:jc w:val="both"/>
        <w:rPr>
          <w:del w:id="512" w:author="Madeeha Soomro (TF HO)" w:date="2026-03-18T13:08:00Z"/>
          <w:rFonts w:ascii="Times New Roman" w:hAnsi="Times New Roman" w:cs="Times New Roman"/>
          <w:sz w:val="20"/>
          <w:szCs w:val="20"/>
          <w:lang w:val="en-GB"/>
        </w:rPr>
      </w:pPr>
      <w:del w:id="513" w:author="Madeeha Soomro (TF HO)" w:date="2026-03-18T13:08:00Z">
        <w:r w:rsidRPr="003C6D07" w:rsidDel="007C1A1B">
          <w:rPr>
            <w:rFonts w:ascii="Times New Roman" w:hAnsi="Times New Roman" w:cs="Times New Roman"/>
            <w:sz w:val="20"/>
            <w:szCs w:val="20"/>
            <w:lang w:val="en-GB"/>
          </w:rPr>
          <w:delText>The anti-bribery and corruption (“</w:delText>
        </w:r>
        <w:r w:rsidRPr="003C6D07" w:rsidDel="007C1A1B">
          <w:rPr>
            <w:rFonts w:ascii="Times New Roman" w:hAnsi="Times New Roman" w:cs="Times New Roman"/>
            <w:b/>
            <w:sz w:val="20"/>
            <w:szCs w:val="20"/>
            <w:lang w:val="en-GB"/>
          </w:rPr>
          <w:delText>ABC</w:delText>
        </w:r>
        <w:r w:rsidRPr="003C6D07" w:rsidDel="007C1A1B">
          <w:rPr>
            <w:rFonts w:ascii="Times New Roman" w:hAnsi="Times New Roman" w:cs="Times New Roman"/>
            <w:sz w:val="20"/>
            <w:szCs w:val="20"/>
            <w:lang w:val="en-GB"/>
          </w:rPr>
          <w:delText>”), anti-money laundering (“</w:delText>
        </w:r>
        <w:r w:rsidRPr="003C6D07" w:rsidDel="007C1A1B">
          <w:rPr>
            <w:rFonts w:ascii="Times New Roman" w:hAnsi="Times New Roman" w:cs="Times New Roman"/>
            <w:b/>
            <w:sz w:val="20"/>
            <w:szCs w:val="20"/>
            <w:lang w:val="en-GB"/>
          </w:rPr>
          <w:delText>AML</w:delText>
        </w:r>
        <w:r w:rsidRPr="003C6D07" w:rsidDel="007C1A1B">
          <w:rPr>
            <w:rFonts w:ascii="Times New Roman" w:hAnsi="Times New Roman" w:cs="Times New Roman"/>
            <w:sz w:val="20"/>
            <w:szCs w:val="20"/>
            <w:lang w:val="en-GB"/>
          </w:rPr>
          <w:delText>”), and sanctions/export controls compliance requirements shall apply to the Business Partner.</w:delText>
        </w:r>
      </w:del>
    </w:p>
    <w:p w14:paraId="0EDFFBC6" w14:textId="5DDBB988" w:rsidR="00EC292C" w:rsidRPr="00A376F1" w:rsidDel="007C1A1B" w:rsidRDefault="00EC292C" w:rsidP="00A376F1">
      <w:pPr>
        <w:pStyle w:val="ListParagraph"/>
        <w:numPr>
          <w:ilvl w:val="0"/>
          <w:numId w:val="43"/>
        </w:numPr>
        <w:spacing w:before="120" w:after="120" w:line="256" w:lineRule="auto"/>
        <w:ind w:left="360"/>
        <w:contextualSpacing/>
        <w:jc w:val="both"/>
        <w:rPr>
          <w:del w:id="514" w:author="Madeeha Soomro (TF HO)" w:date="2026-03-18T13:08:00Z"/>
          <w:rFonts w:ascii="Times New Roman" w:hAnsi="Times New Roman" w:cs="Times New Roman"/>
          <w:sz w:val="20"/>
          <w:szCs w:val="20"/>
          <w:lang w:val="en-GB"/>
        </w:rPr>
      </w:pPr>
      <w:del w:id="515" w:author="Madeeha Soomro (TF HO)" w:date="2026-03-18T13:08:00Z">
        <w:r w:rsidRPr="00A376F1" w:rsidDel="007C1A1B">
          <w:rPr>
            <w:rFonts w:ascii="Times New Roman" w:hAnsi="Times New Roman" w:cs="Times New Roman"/>
            <w:sz w:val="20"/>
            <w:szCs w:val="20"/>
            <w:lang w:val="en-GB"/>
          </w:rPr>
          <w:delText>For the purposes of the Agreement, the following terms are defined as follows.  Any capitalized terms used but not otherwise defined in the Compliance Provisions shall be read consistent with the definition ascribed to those terms in the Contract.</w:delText>
        </w:r>
      </w:del>
    </w:p>
    <w:p w14:paraId="41CA8AA9" w14:textId="0DCEBAEB"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16" w:author="Madeeha Soomro (TF HO)" w:date="2026-03-18T13:08:00Z"/>
          <w:rFonts w:ascii="Times New Roman" w:hAnsi="Times New Roman" w:cs="Times New Roman"/>
          <w:sz w:val="20"/>
          <w:szCs w:val="20"/>
          <w:lang w:val="en-GB"/>
        </w:rPr>
      </w:pPr>
      <w:del w:id="517" w:author="Madeeha Soomro (TF HO)" w:date="2026-03-18T13:08:00Z">
        <w:r w:rsidRPr="003C6D07" w:rsidDel="007C1A1B">
          <w:rPr>
            <w:rFonts w:ascii="Times New Roman" w:hAnsi="Times New Roman" w:cs="Times New Roman"/>
            <w:sz w:val="20"/>
            <w:szCs w:val="20"/>
            <w:lang w:val="en-GB"/>
          </w:rPr>
          <w:delText>For purposes of these Compliance provisions, “</w:delText>
        </w:r>
        <w:r w:rsidRPr="003C6D07" w:rsidDel="007C1A1B">
          <w:rPr>
            <w:rFonts w:ascii="Times New Roman" w:hAnsi="Times New Roman" w:cs="Times New Roman"/>
            <w:b/>
            <w:sz w:val="20"/>
            <w:szCs w:val="20"/>
            <w:lang w:val="en-GB"/>
          </w:rPr>
          <w:delText>Applicable Anti-Bribery and Corruption Laws</w:delText>
        </w:r>
        <w:r w:rsidRPr="003C6D07" w:rsidDel="007C1A1B">
          <w:rPr>
            <w:rFonts w:ascii="Times New Roman" w:hAnsi="Times New Roman" w:cs="Times New Roman"/>
            <w:sz w:val="20"/>
            <w:szCs w:val="20"/>
            <w:lang w:val="en-GB"/>
          </w:rPr>
          <w:delText>”,</w:delText>
        </w:r>
        <w:r w:rsidRPr="003C6D07" w:rsidDel="007C1A1B">
          <w:rPr>
            <w:rFonts w:ascii="Times New Roman" w:hAnsi="Times New Roman" w:cs="Times New Roman"/>
            <w:bCs/>
            <w:sz w:val="20"/>
            <w:szCs w:val="20"/>
            <w:lang w:val="en-GB"/>
          </w:rPr>
          <w:delText xml:space="preserve"> </w:delText>
        </w:r>
        <w:r w:rsidRPr="003C6D07" w:rsidDel="007C1A1B">
          <w:rPr>
            <w:rFonts w:ascii="Times New Roman" w:hAnsi="Times New Roman" w:cs="Times New Roman"/>
            <w:b/>
            <w:sz w:val="20"/>
            <w:szCs w:val="20"/>
            <w:lang w:val="en-GB"/>
          </w:rPr>
          <w:delText xml:space="preserve">Applicable Anti-Money Laundering Laws” </w:delText>
        </w:r>
        <w:r w:rsidRPr="003C6D07" w:rsidDel="007C1A1B">
          <w:rPr>
            <w:rFonts w:ascii="Times New Roman" w:hAnsi="Times New Roman" w:cs="Times New Roman"/>
            <w:sz w:val="20"/>
            <w:szCs w:val="20"/>
            <w:lang w:val="en-GB"/>
          </w:rPr>
          <w:delText xml:space="preserve">and </w:delText>
        </w:r>
        <w:r w:rsidRPr="003C6D07" w:rsidDel="007C1A1B">
          <w:rPr>
            <w:rFonts w:ascii="Times New Roman" w:hAnsi="Times New Roman" w:cs="Times New Roman"/>
            <w:b/>
            <w:sz w:val="20"/>
            <w:szCs w:val="20"/>
            <w:lang w:val="en-GB"/>
          </w:rPr>
          <w:delText>“Applicable Sanctions/Export Control Laws”</w:delText>
        </w:r>
        <w:r w:rsidRPr="003C6D07" w:rsidDel="007C1A1B">
          <w:rPr>
            <w:rFonts w:ascii="Times New Roman" w:hAnsi="Times New Roman" w:cs="Times New Roman"/>
            <w:bCs/>
            <w:sz w:val="20"/>
            <w:szCs w:val="20"/>
            <w:lang w:val="en-GB"/>
          </w:rPr>
          <w:delText xml:space="preserve"> are the laws that apply to either party to the Contract and</w:delText>
        </w:r>
        <w:r w:rsidRPr="003C6D07" w:rsidDel="007C1A1B">
          <w:rPr>
            <w:rFonts w:ascii="Times New Roman" w:hAnsi="Times New Roman" w:cs="Times New Roman"/>
            <w:b/>
            <w:sz w:val="20"/>
            <w:szCs w:val="20"/>
            <w:lang w:val="en-GB"/>
          </w:rPr>
          <w:delText xml:space="preserve"> </w:delText>
        </w:r>
        <w:r w:rsidRPr="003C6D07" w:rsidDel="007C1A1B">
          <w:rPr>
            <w:rFonts w:ascii="Times New Roman" w:hAnsi="Times New Roman" w:cs="Times New Roman"/>
            <w:sz w:val="20"/>
            <w:szCs w:val="20"/>
            <w:lang w:val="en-GB"/>
          </w:rPr>
          <w:delText xml:space="preserve">shall be jointly referred to as </w:delText>
        </w:r>
        <w:r w:rsidRPr="003C6D07" w:rsidDel="007C1A1B">
          <w:rPr>
            <w:rFonts w:ascii="Times New Roman" w:hAnsi="Times New Roman" w:cs="Times New Roman"/>
            <w:b/>
            <w:sz w:val="20"/>
            <w:szCs w:val="20"/>
            <w:lang w:val="en-GB"/>
          </w:rPr>
          <w:delText xml:space="preserve">“Applicable Laws.” </w:delText>
        </w:r>
      </w:del>
    </w:p>
    <w:p w14:paraId="123643EC" w14:textId="5A159FD4"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18" w:author="Madeeha Soomro (TF HO)" w:date="2026-03-18T13:08:00Z"/>
          <w:rFonts w:ascii="Times New Roman" w:hAnsi="Times New Roman" w:cs="Times New Roman"/>
          <w:strike/>
          <w:sz w:val="20"/>
          <w:szCs w:val="20"/>
          <w:lang w:eastAsia="zh-CN"/>
        </w:rPr>
      </w:pPr>
      <w:del w:id="519" w:author="Madeeha Soomro (TF HO)" w:date="2026-03-18T13:08:00Z">
        <w:r w:rsidRPr="003C6D07" w:rsidDel="007C1A1B">
          <w:rPr>
            <w:rFonts w:ascii="Times New Roman" w:hAnsi="Times New Roman" w:cs="Times New Roman"/>
            <w:sz w:val="20"/>
            <w:szCs w:val="20"/>
            <w:lang w:val="en-GB"/>
          </w:rPr>
          <w:delText>These Compliance Provisions should be read, understood and interpreted in accordance with Applicable Laws, including the terms “</w:delText>
        </w:r>
        <w:r w:rsidRPr="003C6D07" w:rsidDel="007C1A1B">
          <w:rPr>
            <w:rFonts w:ascii="Times New Roman" w:hAnsi="Times New Roman" w:cs="Times New Roman"/>
            <w:b/>
            <w:sz w:val="20"/>
            <w:szCs w:val="20"/>
            <w:lang w:val="en-GB"/>
          </w:rPr>
          <w:delText>government officials</w:delText>
        </w:r>
        <w:r w:rsidRPr="003C6D07" w:rsidDel="007C1A1B">
          <w:rPr>
            <w:rFonts w:ascii="Times New Roman" w:hAnsi="Times New Roman" w:cs="Times New Roman"/>
            <w:sz w:val="20"/>
            <w:szCs w:val="20"/>
            <w:lang w:val="en-GB"/>
          </w:rPr>
          <w:delText>” and “</w:delText>
        </w:r>
        <w:r w:rsidRPr="003C6D07" w:rsidDel="007C1A1B">
          <w:rPr>
            <w:rFonts w:ascii="Times New Roman" w:hAnsi="Times New Roman" w:cs="Times New Roman"/>
            <w:b/>
            <w:sz w:val="20"/>
            <w:szCs w:val="20"/>
            <w:lang w:val="en-GB"/>
          </w:rPr>
          <w:delText>prohibited payments</w:delText>
        </w:r>
        <w:r w:rsidRPr="003C6D07" w:rsidDel="007C1A1B">
          <w:rPr>
            <w:rFonts w:ascii="Times New Roman" w:hAnsi="Times New Roman" w:cs="Times New Roman"/>
            <w:sz w:val="20"/>
            <w:szCs w:val="20"/>
            <w:lang w:val="en-GB"/>
          </w:rPr>
          <w:delText xml:space="preserve">.” If there are competing definitions among the Applicable Laws, the broadest or most restrictive definitions should apply.  </w:delText>
        </w:r>
      </w:del>
    </w:p>
    <w:p w14:paraId="46D875FF" w14:textId="4940C35A"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20" w:author="Madeeha Soomro (TF HO)" w:date="2026-03-18T13:08:00Z"/>
          <w:rFonts w:ascii="Times New Roman" w:hAnsi="Times New Roman" w:cs="Times New Roman"/>
          <w:color w:val="auto"/>
          <w:sz w:val="20"/>
          <w:szCs w:val="20"/>
          <w:lang w:val="en-GB"/>
        </w:rPr>
      </w:pPr>
      <w:del w:id="521" w:author="Madeeha Soomro (TF HO)" w:date="2026-03-18T13:08:00Z">
        <w:r w:rsidRPr="003C6D07" w:rsidDel="007C1A1B">
          <w:rPr>
            <w:rFonts w:ascii="Times New Roman" w:hAnsi="Times New Roman" w:cs="Times New Roman"/>
            <w:b/>
            <w:bCs/>
            <w:sz w:val="20"/>
            <w:szCs w:val="20"/>
            <w:lang w:val="en-GB"/>
          </w:rPr>
          <w:delText xml:space="preserve">Affiliated Persons </w:delText>
        </w:r>
        <w:r w:rsidRPr="003C6D07" w:rsidDel="007C1A1B">
          <w:rPr>
            <w:rFonts w:ascii="Times New Roman" w:hAnsi="Times New Roman" w:cs="Times New Roman"/>
            <w:bCs/>
            <w:sz w:val="20"/>
            <w:szCs w:val="20"/>
            <w:lang w:val="en-GB"/>
          </w:rPr>
          <w:delText>of the Business Partner</w:delText>
        </w:r>
        <w:r w:rsidRPr="003C6D07" w:rsidDel="007C1A1B">
          <w:rPr>
            <w:rFonts w:ascii="Times New Roman" w:hAnsi="Times New Roman" w:cs="Times New Roman"/>
            <w:b/>
            <w:bCs/>
            <w:sz w:val="20"/>
            <w:szCs w:val="20"/>
            <w:lang w:val="en-GB"/>
          </w:rPr>
          <w:delText xml:space="preserve"> </w:delText>
        </w:r>
        <w:r w:rsidRPr="003C6D07" w:rsidDel="007C1A1B">
          <w:rPr>
            <w:rFonts w:ascii="Times New Roman" w:hAnsi="Times New Roman" w:cs="Times New Roman"/>
            <w:sz w:val="20"/>
            <w:szCs w:val="20"/>
            <w:lang w:val="en-GB"/>
          </w:rPr>
          <w:delText xml:space="preserve">means any owner; officer; director; partner; principal; employee; any legal entity with control of or controlled by Business Partner or same owner(s); or agents of the Business Partner. </w:delText>
        </w:r>
      </w:del>
    </w:p>
    <w:p w14:paraId="7933997D" w14:textId="1B766CF6"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22" w:author="Madeeha Soomro (TF HO)" w:date="2026-03-18T13:08:00Z"/>
          <w:rFonts w:ascii="Times New Roman" w:hAnsi="Times New Roman" w:cs="Times New Roman"/>
          <w:sz w:val="20"/>
          <w:szCs w:val="20"/>
          <w:lang w:val="en-GB"/>
        </w:rPr>
      </w:pPr>
      <w:del w:id="523" w:author="Madeeha Soomro (TF HO)" w:date="2026-03-18T13:08:00Z">
        <w:r w:rsidRPr="003C6D07" w:rsidDel="007C1A1B">
          <w:rPr>
            <w:rFonts w:ascii="Times New Roman" w:hAnsi="Times New Roman" w:cs="Times New Roman"/>
            <w:b/>
            <w:sz w:val="20"/>
            <w:szCs w:val="20"/>
            <w:lang w:val="en-GB"/>
          </w:rPr>
          <w:delText xml:space="preserve">Applicable Anti-Bribery and Corruption Laws </w:delText>
        </w:r>
        <w:r w:rsidRPr="003C6D07" w:rsidDel="007C1A1B">
          <w:rPr>
            <w:rFonts w:ascii="Times New Roman" w:hAnsi="Times New Roman" w:cs="Times New Roman"/>
            <w:sz w:val="20"/>
            <w:szCs w:val="20"/>
          </w:rPr>
          <w:delText xml:space="preserve">means, </w:delText>
        </w:r>
        <w:r w:rsidRPr="003C6D07" w:rsidDel="007C1A1B">
          <w:rPr>
            <w:rFonts w:ascii="Times New Roman" w:hAnsi="Times New Roman" w:cs="Times New Roman"/>
            <w:sz w:val="20"/>
            <w:szCs w:val="20"/>
            <w:lang w:val="en-GB"/>
          </w:rPr>
          <w:delText xml:space="preserve">any anti-bribery and anti-corruption laws, </w:delText>
        </w:r>
        <w:r w:rsidRPr="003C6D07" w:rsidDel="007C1A1B">
          <w:rPr>
            <w:rFonts w:ascii="Times New Roman" w:hAnsi="Times New Roman" w:cs="Times New Roman"/>
            <w:sz w:val="20"/>
            <w:szCs w:val="20"/>
          </w:rPr>
          <w:delText>rules,</w:delText>
        </w:r>
        <w:r w:rsidRPr="003C6D07" w:rsidDel="007C1A1B">
          <w:rPr>
            <w:rFonts w:ascii="Times New Roman" w:hAnsi="Times New Roman" w:cs="Times New Roman"/>
            <w:sz w:val="20"/>
            <w:szCs w:val="20"/>
            <w:lang w:val="en-GB"/>
          </w:rPr>
          <w:delText xml:space="preserve"> or regulations of any jurisdiction applicable to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or the Business Partner, relating to bribery or corruption, including public and/or commercial bribery or corruption.</w:delText>
        </w:r>
      </w:del>
    </w:p>
    <w:p w14:paraId="4B945927" w14:textId="154B3DF4"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24" w:author="Madeeha Soomro (TF HO)" w:date="2026-03-18T13:08:00Z"/>
          <w:rFonts w:ascii="Times New Roman" w:hAnsi="Times New Roman" w:cs="Times New Roman"/>
          <w:sz w:val="20"/>
          <w:szCs w:val="20"/>
          <w:lang w:val="en-GB"/>
        </w:rPr>
      </w:pPr>
      <w:del w:id="525" w:author="Madeeha Soomro (TF HO)" w:date="2026-03-18T13:08:00Z">
        <w:r w:rsidRPr="003C6D07" w:rsidDel="007C1A1B">
          <w:rPr>
            <w:rFonts w:ascii="Times New Roman" w:hAnsi="Times New Roman" w:cs="Times New Roman"/>
            <w:b/>
            <w:sz w:val="20"/>
            <w:szCs w:val="20"/>
            <w:lang w:val="en-GB"/>
          </w:rPr>
          <w:delText>Applicable Anti-Money Laundering Laws</w:delText>
        </w:r>
        <w:r w:rsidRPr="003C6D07" w:rsidDel="007C1A1B">
          <w:rPr>
            <w:rFonts w:ascii="Times New Roman" w:hAnsi="Times New Roman" w:cs="Times New Roman"/>
            <w:sz w:val="20"/>
            <w:szCs w:val="20"/>
            <w:lang w:val="en-GB"/>
          </w:rPr>
          <w:delText xml:space="preserve"> means any laws, rules, or regulations applicable to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or the Business Partner, that prohibit engaging in or facilitating financial transactions that promote or conceal unlawful activity in any jurisdiction.</w:delText>
        </w:r>
      </w:del>
    </w:p>
    <w:p w14:paraId="152D1A0B" w14:textId="41CAE505"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26" w:author="Madeeha Soomro (TF HO)" w:date="2026-03-18T13:08:00Z"/>
          <w:rFonts w:ascii="Times New Roman" w:hAnsi="Times New Roman" w:cs="Times New Roman"/>
          <w:sz w:val="20"/>
          <w:szCs w:val="20"/>
          <w:lang w:val="en-GB"/>
        </w:rPr>
      </w:pPr>
      <w:del w:id="527" w:author="Madeeha Soomro (TF HO)" w:date="2026-03-18T13:08:00Z">
        <w:r w:rsidRPr="003C6D07" w:rsidDel="007C1A1B">
          <w:rPr>
            <w:rFonts w:ascii="Times New Roman" w:hAnsi="Times New Roman" w:cs="Times New Roman"/>
            <w:b/>
            <w:sz w:val="20"/>
            <w:szCs w:val="20"/>
            <w:lang w:val="en-GB"/>
          </w:rPr>
          <w:delText xml:space="preserve">Applicable Sanctions/Export Control Laws </w:delText>
        </w:r>
        <w:r w:rsidRPr="003C6D07" w:rsidDel="007C1A1B">
          <w:rPr>
            <w:rFonts w:ascii="Times New Roman" w:hAnsi="Times New Roman" w:cs="Times New Roman"/>
            <w:sz w:val="20"/>
            <w:szCs w:val="20"/>
            <w:lang w:val="en-GB"/>
          </w:rPr>
          <w:delText>means Sanctions (including against Blocked Persons and Sectoral Sanctioned Entities) and Export Controls</w:delText>
        </w:r>
        <w:r w:rsidRPr="003C6D07" w:rsidDel="007C1A1B">
          <w:rPr>
            <w:rFonts w:ascii="Times New Roman" w:hAnsi="Times New Roman" w:cs="Times New Roman"/>
            <w:b/>
            <w:sz w:val="20"/>
            <w:szCs w:val="20"/>
            <w:lang w:val="en-GB"/>
          </w:rPr>
          <w:delText>.</w:delText>
        </w:r>
        <w:r w:rsidRPr="003C6D07" w:rsidDel="007C1A1B">
          <w:rPr>
            <w:rFonts w:ascii="Times New Roman" w:hAnsi="Times New Roman" w:cs="Times New Roman"/>
            <w:sz w:val="20"/>
            <w:szCs w:val="20"/>
            <w:lang w:val="en-GB"/>
          </w:rPr>
          <w:delText xml:space="preserve"> </w:delText>
        </w:r>
      </w:del>
    </w:p>
    <w:p w14:paraId="7E4CC88C" w14:textId="13A371F1" w:rsidR="00EC292C" w:rsidRPr="003C6D07" w:rsidDel="007C1A1B" w:rsidRDefault="00EC292C" w:rsidP="00A376F1">
      <w:pPr>
        <w:pStyle w:val="ListParagraph"/>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28" w:author="Madeeha Soomro (TF HO)" w:date="2026-03-18T13:08:00Z"/>
          <w:rFonts w:ascii="Times New Roman" w:hAnsi="Times New Roman" w:cs="Times New Roman"/>
          <w:sz w:val="20"/>
          <w:szCs w:val="20"/>
          <w:lang w:val="en-GB"/>
        </w:rPr>
      </w:pPr>
      <w:del w:id="529" w:author="Madeeha Soomro (TF HO)" w:date="2026-03-18T13:08:00Z">
        <w:r w:rsidRPr="003C6D07" w:rsidDel="007C1A1B">
          <w:rPr>
            <w:rFonts w:ascii="Times New Roman" w:hAnsi="Times New Roman" w:cs="Times New Roman"/>
            <w:b/>
            <w:sz w:val="20"/>
            <w:szCs w:val="20"/>
            <w:lang w:val="en-GB"/>
          </w:rPr>
          <w:delText xml:space="preserve">Sanctions </w:delText>
        </w:r>
        <w:r w:rsidRPr="003C6D07" w:rsidDel="007C1A1B">
          <w:rPr>
            <w:rFonts w:ascii="Times New Roman" w:hAnsi="Times New Roman" w:cs="Times New Roman"/>
            <w:sz w:val="20"/>
            <w:szCs w:val="20"/>
            <w:lang w:val="en-GB"/>
          </w:rPr>
          <w:delText>means economic or financial sanctions or trade embargoes imposed, administered or enforced by government authorities with applicable jurisdiction (collectively, “</w:delText>
        </w:r>
        <w:r w:rsidRPr="003C6D07" w:rsidDel="007C1A1B">
          <w:rPr>
            <w:rFonts w:ascii="Times New Roman" w:hAnsi="Times New Roman" w:cs="Times New Roman"/>
            <w:b/>
            <w:sz w:val="20"/>
            <w:szCs w:val="20"/>
            <w:lang w:val="en-GB"/>
          </w:rPr>
          <w:delText>Governmental Authorities</w:delText>
        </w:r>
        <w:r w:rsidRPr="003C6D07" w:rsidDel="007C1A1B">
          <w:rPr>
            <w:rFonts w:ascii="Times New Roman" w:hAnsi="Times New Roman" w:cs="Times New Roman"/>
            <w:sz w:val="20"/>
            <w:szCs w:val="20"/>
            <w:lang w:val="en-GB"/>
          </w:rPr>
          <w:delText xml:space="preserve">”). </w:delText>
        </w:r>
      </w:del>
    </w:p>
    <w:p w14:paraId="62B697AC" w14:textId="11936041" w:rsidR="00EC292C" w:rsidRPr="003C6D07" w:rsidDel="007C1A1B" w:rsidRDefault="00EC292C" w:rsidP="00A376F1">
      <w:pPr>
        <w:pStyle w:val="ListParagraph"/>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30" w:author="Madeeha Soomro (TF HO)" w:date="2026-03-18T13:08:00Z"/>
          <w:rFonts w:ascii="Times New Roman" w:hAnsi="Times New Roman" w:cs="Times New Roman"/>
          <w:sz w:val="20"/>
          <w:szCs w:val="20"/>
          <w:lang w:val="en-GB"/>
        </w:rPr>
      </w:pPr>
      <w:del w:id="531" w:author="Madeeha Soomro (TF HO)" w:date="2026-03-18T13:08:00Z">
        <w:r w:rsidRPr="003C6D07" w:rsidDel="007C1A1B">
          <w:rPr>
            <w:rFonts w:ascii="Times New Roman" w:hAnsi="Times New Roman" w:cs="Times New Roman"/>
            <w:b/>
            <w:sz w:val="20"/>
            <w:szCs w:val="20"/>
            <w:lang w:val="en-GB"/>
          </w:rPr>
          <w:delText>Blocked Person</w:delText>
        </w:r>
        <w:r w:rsidRPr="003C6D07" w:rsidDel="007C1A1B">
          <w:rPr>
            <w:rFonts w:ascii="Times New Roman" w:hAnsi="Times New Roman" w:cs="Times New Roman"/>
            <w:sz w:val="20"/>
            <w:szCs w:val="20"/>
            <w:lang w:val="en-GB"/>
          </w:rPr>
          <w:delText xml:space="preserve"> means, at any time, any Person (a) whose property or interest in property is blocked by any Sanctions, (b) designated as a target of asset freeze under Sanctions, (c) with whom dealings are otherwise prohibited under applicable Sanctions or Export Controls, or (d) owned or controlled by any such Person.</w:delText>
        </w:r>
      </w:del>
    </w:p>
    <w:p w14:paraId="11E58238" w14:textId="04EF2A5D" w:rsidR="00EC292C" w:rsidRPr="003C6D07" w:rsidDel="007C1A1B" w:rsidRDefault="00EC292C" w:rsidP="00A376F1">
      <w:pPr>
        <w:pStyle w:val="ListParagraph"/>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32" w:author="Madeeha Soomro (TF HO)" w:date="2026-03-18T13:08:00Z"/>
          <w:rFonts w:ascii="Times New Roman" w:hAnsi="Times New Roman" w:cs="Times New Roman"/>
          <w:sz w:val="20"/>
          <w:szCs w:val="20"/>
          <w:lang w:val="en-GB"/>
        </w:rPr>
      </w:pPr>
      <w:del w:id="533" w:author="Madeeha Soomro (TF HO)" w:date="2026-03-18T13:08:00Z">
        <w:r w:rsidRPr="003C6D07" w:rsidDel="007C1A1B">
          <w:rPr>
            <w:rFonts w:ascii="Times New Roman" w:hAnsi="Times New Roman" w:cs="Times New Roman"/>
            <w:b/>
            <w:sz w:val="20"/>
            <w:szCs w:val="20"/>
            <w:lang w:val="en-GB"/>
          </w:rPr>
          <w:delText>Sectoral Sanctioned Entity</w:delText>
        </w:r>
        <w:r w:rsidRPr="003C6D07" w:rsidDel="007C1A1B">
          <w:rPr>
            <w:rFonts w:ascii="Times New Roman" w:hAnsi="Times New Roman" w:cs="Times New Roman"/>
            <w:sz w:val="20"/>
            <w:szCs w:val="20"/>
            <w:lang w:val="en-GB"/>
          </w:rPr>
          <w:delText xml:space="preserve"> means, at any time, any Person subject to sectoral sanctions administered or enforced Governmental Authorities.</w:delText>
        </w:r>
      </w:del>
    </w:p>
    <w:p w14:paraId="2CC164ED" w14:textId="19524ECF" w:rsidR="00EC292C" w:rsidRPr="003C6D07" w:rsidDel="007C1A1B" w:rsidRDefault="00EC292C" w:rsidP="00A376F1">
      <w:pPr>
        <w:pStyle w:val="ListParagraph"/>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34" w:author="Madeeha Soomro (TF HO)" w:date="2026-03-18T13:08:00Z"/>
          <w:rFonts w:ascii="Times New Roman" w:hAnsi="Times New Roman" w:cs="Times New Roman"/>
          <w:sz w:val="20"/>
          <w:szCs w:val="20"/>
          <w:lang w:val="en-GB"/>
        </w:rPr>
      </w:pPr>
      <w:del w:id="535" w:author="Madeeha Soomro (TF HO)" w:date="2026-03-18T13:08:00Z">
        <w:r w:rsidRPr="003C6D07" w:rsidDel="007C1A1B">
          <w:rPr>
            <w:rFonts w:ascii="Times New Roman" w:hAnsi="Times New Roman" w:cs="Times New Roman"/>
            <w:b/>
            <w:sz w:val="20"/>
            <w:szCs w:val="20"/>
            <w:lang w:val="en-GB"/>
          </w:rPr>
          <w:delText>Export Controls</w:delText>
        </w:r>
        <w:r w:rsidRPr="003C6D07" w:rsidDel="007C1A1B">
          <w:rPr>
            <w:rFonts w:ascii="Times New Roman" w:hAnsi="Times New Roman" w:cs="Times New Roman"/>
            <w:sz w:val="20"/>
            <w:szCs w:val="20"/>
            <w:lang w:val="en-GB"/>
          </w:rPr>
          <w:delText xml:space="preserve"> means laws and regulations related to the regulation of imports, exports, reexports, transfers, releases, shipments, transmissions, or any other provision or receipt of goods, technology, technical data, software, or services, and any laws or regulations of a similar nature administered and enforced by Governmental Authorities.   </w:delText>
        </w:r>
      </w:del>
    </w:p>
    <w:p w14:paraId="1249B5FC" w14:textId="2A3E571C"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36" w:author="Madeeha Soomro (TF HO)" w:date="2026-03-18T13:08:00Z"/>
          <w:rFonts w:ascii="Times New Roman" w:hAnsi="Times New Roman" w:cs="Times New Roman"/>
          <w:sz w:val="20"/>
          <w:szCs w:val="20"/>
          <w:lang w:eastAsia="zh-CN"/>
        </w:rPr>
      </w:pPr>
      <w:del w:id="537" w:author="Madeeha Soomro (TF HO)" w:date="2026-03-18T13:08:00Z">
        <w:r w:rsidRPr="003C6D07" w:rsidDel="007C1A1B">
          <w:rPr>
            <w:rFonts w:ascii="Times New Roman" w:hAnsi="Times New Roman" w:cs="Times New Roman"/>
            <w:b/>
            <w:bCs/>
            <w:sz w:val="20"/>
            <w:szCs w:val="20"/>
            <w:lang w:val="en-GB"/>
          </w:rPr>
          <w:delText>Business Partner</w:delText>
        </w:r>
        <w:r w:rsidRPr="003C6D07" w:rsidDel="007C1A1B">
          <w:rPr>
            <w:rFonts w:ascii="Times New Roman" w:hAnsi="Times New Roman" w:cs="Times New Roman"/>
            <w:sz w:val="20"/>
            <w:szCs w:val="20"/>
            <w:lang w:val="en-GB"/>
          </w:rPr>
          <w:delText xml:space="preserve"> means the third party, entity or individual defined in the Contract with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to which these Compliance Provisions apply.</w:delText>
        </w:r>
      </w:del>
    </w:p>
    <w:p w14:paraId="30D74EE1" w14:textId="02535B2F"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38" w:author="Madeeha Soomro (TF HO)" w:date="2026-03-18T13:08:00Z"/>
          <w:rFonts w:ascii="Times New Roman" w:hAnsi="Times New Roman" w:cs="Times New Roman"/>
          <w:sz w:val="20"/>
          <w:szCs w:val="20"/>
          <w:lang w:eastAsia="zh-CN"/>
        </w:rPr>
      </w:pPr>
      <w:del w:id="539" w:author="Madeeha Soomro (TF HO)" w:date="2026-03-18T13:08:00Z">
        <w:r w:rsidRPr="003C6D07" w:rsidDel="007C1A1B">
          <w:rPr>
            <w:rFonts w:ascii="Times New Roman" w:hAnsi="Times New Roman" w:cs="Times New Roman"/>
            <w:b/>
            <w:bCs/>
            <w:sz w:val="20"/>
            <w:szCs w:val="20"/>
            <w:lang w:val="en-GB"/>
          </w:rPr>
          <w:delText xml:space="preserve">Contract </w:delText>
        </w:r>
        <w:r w:rsidRPr="003C6D07" w:rsidDel="007C1A1B">
          <w:rPr>
            <w:rFonts w:ascii="Times New Roman" w:hAnsi="Times New Roman" w:cs="Times New Roman"/>
            <w:sz w:val="20"/>
            <w:szCs w:val="20"/>
            <w:lang w:val="en-GB"/>
          </w:rPr>
          <w:delText xml:space="preserve">means a written agreement between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and the Business Partner to which these Compliance Provisions apply.</w:delText>
        </w:r>
      </w:del>
    </w:p>
    <w:p w14:paraId="4EF9C868" w14:textId="04B9E9F0" w:rsidR="00EC292C" w:rsidRPr="003C6D07" w:rsidDel="007C1A1B" w:rsidRDefault="00CE148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40" w:author="Madeeha Soomro (TF HO)" w:date="2026-03-18T13:08:00Z"/>
          <w:rFonts w:ascii="Times New Roman" w:hAnsi="Times New Roman" w:cs="Times New Roman"/>
          <w:sz w:val="20"/>
          <w:szCs w:val="20"/>
          <w:lang w:eastAsia="zh-CN"/>
        </w:rPr>
      </w:pPr>
      <w:del w:id="541" w:author="Madeeha Soomro (TF HO)" w:date="2026-03-18T13:08:00Z">
        <w:r w:rsidDel="007C1A1B">
          <w:rPr>
            <w:rFonts w:ascii="Times New Roman" w:hAnsi="Times New Roman" w:cs="Times New Roman"/>
            <w:b/>
            <w:sz w:val="20"/>
            <w:szCs w:val="20"/>
            <w:lang w:val="en-GB"/>
          </w:rPr>
          <w:delText>MMBL</w:delText>
        </w:r>
        <w:r w:rsidR="00EC292C" w:rsidRPr="003C6D07" w:rsidDel="007C1A1B">
          <w:rPr>
            <w:rFonts w:ascii="Times New Roman" w:hAnsi="Times New Roman" w:cs="Times New Roman"/>
            <w:sz w:val="20"/>
            <w:szCs w:val="20"/>
            <w:lang w:val="en-GB"/>
          </w:rPr>
          <w:delText xml:space="preserve"> means the </w:delText>
        </w:r>
        <w:r w:rsidDel="007C1A1B">
          <w:rPr>
            <w:rFonts w:ascii="Times New Roman" w:hAnsi="Times New Roman" w:cs="Times New Roman"/>
            <w:sz w:val="20"/>
            <w:szCs w:val="20"/>
            <w:lang w:val="en-GB"/>
          </w:rPr>
          <w:delText>MMBL</w:delText>
        </w:r>
        <w:r w:rsidR="00EC292C" w:rsidRPr="003C6D07" w:rsidDel="007C1A1B">
          <w:rPr>
            <w:rFonts w:ascii="Times New Roman" w:hAnsi="Times New Roman" w:cs="Times New Roman"/>
            <w:sz w:val="20"/>
            <w:szCs w:val="20"/>
            <w:lang w:val="en-GB"/>
          </w:rPr>
          <w:delText xml:space="preserve"> entity as defined in the Contract.</w:delText>
        </w:r>
      </w:del>
    </w:p>
    <w:p w14:paraId="5A3490DE" w14:textId="6B504E63" w:rsidR="00A376F1" w:rsidDel="007C1A1B" w:rsidRDefault="00A376F1" w:rsidP="00A376F1">
      <w:pPr>
        <w:spacing w:before="120" w:after="120"/>
        <w:jc w:val="both"/>
        <w:rPr>
          <w:del w:id="542" w:author="Madeeha Soomro (TF HO)" w:date="2026-03-18T13:08:00Z"/>
          <w:rFonts w:ascii="Times New Roman" w:hAnsi="Times New Roman" w:cs="Times New Roman"/>
          <w:b/>
          <w:sz w:val="20"/>
          <w:szCs w:val="20"/>
          <w:lang w:val="en-GB"/>
        </w:rPr>
      </w:pPr>
    </w:p>
    <w:p w14:paraId="5F8A203C" w14:textId="51DC9349" w:rsidR="00EC292C" w:rsidRPr="003C6D07" w:rsidDel="007C1A1B" w:rsidRDefault="00A376F1" w:rsidP="00A376F1">
      <w:pPr>
        <w:spacing w:before="120" w:after="120"/>
        <w:jc w:val="both"/>
        <w:rPr>
          <w:del w:id="543" w:author="Madeeha Soomro (TF HO)" w:date="2026-03-18T13:08:00Z"/>
          <w:rFonts w:ascii="Times New Roman" w:hAnsi="Times New Roman" w:cs="Times New Roman"/>
          <w:b/>
          <w:sz w:val="20"/>
          <w:szCs w:val="20"/>
          <w:u w:val="single"/>
          <w:lang w:val="en-GB"/>
        </w:rPr>
      </w:pPr>
      <w:del w:id="544" w:author="Madeeha Soomro (TF HO)" w:date="2026-03-18T13:08:00Z">
        <w:r w:rsidRPr="003C6D07" w:rsidDel="007C1A1B">
          <w:rPr>
            <w:rFonts w:ascii="Times New Roman" w:hAnsi="Times New Roman" w:cs="Times New Roman"/>
            <w:b/>
            <w:sz w:val="20"/>
            <w:szCs w:val="20"/>
            <w:lang w:val="en-GB"/>
          </w:rPr>
          <w:delText xml:space="preserve">GENERAL REPRESENTATIONS OF BUSINESS PARTNER </w:delText>
        </w:r>
      </w:del>
    </w:p>
    <w:p w14:paraId="5103918F" w14:textId="160B2659" w:rsidR="00EC292C" w:rsidRPr="003C6D07" w:rsidDel="007C1A1B" w:rsidRDefault="00EC292C" w:rsidP="00A376F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45" w:author="Madeeha Soomro (TF HO)" w:date="2026-03-18T13:08:00Z"/>
          <w:rFonts w:ascii="Times New Roman" w:hAnsi="Times New Roman" w:cs="Times New Roman"/>
          <w:sz w:val="20"/>
          <w:szCs w:val="20"/>
          <w:lang w:val="en-GB"/>
        </w:rPr>
      </w:pPr>
      <w:del w:id="546" w:author="Madeeha Soomro (TF HO)" w:date="2026-03-18T13:08:00Z">
        <w:r w:rsidRPr="003C6D07" w:rsidDel="007C1A1B">
          <w:rPr>
            <w:rFonts w:ascii="Times New Roman" w:hAnsi="Times New Roman" w:cs="Times New Roman"/>
            <w:sz w:val="20"/>
            <w:szCs w:val="20"/>
            <w:lang w:val="en-GB"/>
          </w:rPr>
          <w:delText xml:space="preserve">The Business Partner makes the following representations: </w:delText>
        </w:r>
      </w:del>
    </w:p>
    <w:p w14:paraId="10F40D25" w14:textId="05897FCE"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47" w:author="Madeeha Soomro (TF HO)" w:date="2026-03-18T13:08:00Z"/>
          <w:rFonts w:ascii="Times New Roman" w:hAnsi="Times New Roman" w:cs="Times New Roman"/>
          <w:sz w:val="20"/>
          <w:szCs w:val="20"/>
          <w:lang w:val="en-GB"/>
        </w:rPr>
      </w:pPr>
      <w:del w:id="548" w:author="Madeeha Soomro (TF HO)" w:date="2026-03-18T13:08:00Z">
        <w:r w:rsidRPr="003C6D07" w:rsidDel="007C1A1B">
          <w:rPr>
            <w:rFonts w:ascii="Times New Roman" w:hAnsi="Times New Roman" w:cs="Times New Roman"/>
            <w:sz w:val="20"/>
            <w:szCs w:val="20"/>
            <w:lang w:val="en-GB"/>
          </w:rPr>
          <w:delText xml:space="preserve">The Business Partner and its Affiliated Persons have read, understand and will strictly abide with the requirements of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’s Business Partner Code of Conduct (“</w:delText>
        </w:r>
        <w:r w:rsidRPr="003C6D07" w:rsidDel="007C1A1B">
          <w:rPr>
            <w:rFonts w:ascii="Times New Roman" w:hAnsi="Times New Roman" w:cs="Times New Roman"/>
            <w:b/>
            <w:bCs/>
            <w:sz w:val="20"/>
            <w:szCs w:val="20"/>
            <w:lang w:val="en-GB"/>
          </w:rPr>
          <w:delText>BPCOC”</w:delText>
        </w:r>
        <w:r w:rsidRPr="003C6D07" w:rsidDel="007C1A1B">
          <w:rPr>
            <w:rFonts w:ascii="Times New Roman" w:hAnsi="Times New Roman" w:cs="Times New Roman"/>
            <w:sz w:val="20"/>
            <w:szCs w:val="20"/>
            <w:lang w:val="en-GB"/>
          </w:rPr>
          <w:delText>) and Applicable Laws;</w:delText>
        </w:r>
      </w:del>
    </w:p>
    <w:p w14:paraId="7DA8F105" w14:textId="17CEF79F"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49" w:author="Madeeha Soomro (TF HO)" w:date="2026-03-18T13:08:00Z"/>
          <w:rFonts w:ascii="Times New Roman" w:hAnsi="Times New Roman" w:cs="Times New Roman"/>
          <w:sz w:val="20"/>
          <w:szCs w:val="20"/>
          <w:lang w:val="en-GB"/>
        </w:rPr>
      </w:pPr>
      <w:del w:id="550" w:author="Madeeha Soomro (TF HO)" w:date="2026-03-18T13:08:00Z">
        <w:r w:rsidRPr="003C6D07" w:rsidDel="007C1A1B">
          <w:rPr>
            <w:rFonts w:ascii="Times New Roman" w:hAnsi="Times New Roman" w:cs="Times New Roman"/>
            <w:sz w:val="20"/>
            <w:szCs w:val="20"/>
            <w:lang w:val="en-GB"/>
          </w:rPr>
          <w:delText xml:space="preserve">In connection with any aspect of the Contract or any other transaction involving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the Business Partner and Affiliated Persons have not made any prohibited payments under the Applicable Laws or otherwise offered, promised, or authorized such payments, and the Business Partner and Affiliated Persons will not do so in the future;</w:delText>
        </w:r>
      </w:del>
    </w:p>
    <w:p w14:paraId="55334FF1" w14:textId="779D7761"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51" w:author="Madeeha Soomro (TF HO)" w:date="2026-03-18T13:08:00Z"/>
          <w:rFonts w:ascii="Times New Roman" w:hAnsi="Times New Roman" w:cs="Times New Roman"/>
          <w:sz w:val="20"/>
          <w:szCs w:val="20"/>
          <w:lang w:val="en-GB"/>
        </w:rPr>
      </w:pPr>
      <w:del w:id="552" w:author="Madeeha Soomro (TF HO)" w:date="2026-03-18T13:08:00Z">
        <w:r w:rsidRPr="003C6D07" w:rsidDel="007C1A1B">
          <w:rPr>
            <w:rFonts w:ascii="Times New Roman" w:eastAsia="SimSun" w:hAnsi="Times New Roman" w:cs="Times New Roman"/>
            <w:sz w:val="20"/>
            <w:szCs w:val="20"/>
            <w:lang w:val="en-GB" w:eastAsia="zh-CN"/>
          </w:rPr>
          <w:delText xml:space="preserve">In connection with its relationship to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 and each of the transactions established by the Contract, the Business Partner </w:delText>
        </w:r>
        <w:r w:rsidRPr="003C6D07" w:rsidDel="007C1A1B">
          <w:rPr>
            <w:rFonts w:ascii="Times New Roman" w:hAnsi="Times New Roman" w:cs="Times New Roman"/>
            <w:sz w:val="20"/>
            <w:szCs w:val="20"/>
            <w:lang w:val="en-GB"/>
          </w:rPr>
          <w:delText>has maintained and will continue to maintain complete and accurate books, records, invoices and other documents concerning payments and expenses and has not maintained or used, and will not maintain or use, any funds that are not fully accounted for, including “off book” accounts;</w:delText>
        </w:r>
      </w:del>
    </w:p>
    <w:p w14:paraId="2C8EA599" w14:textId="0061E440"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53" w:author="Madeeha Soomro (TF HO)" w:date="2026-03-18T13:08:00Z"/>
          <w:rFonts w:ascii="Times New Roman" w:hAnsi="Times New Roman" w:cs="Times New Roman"/>
          <w:sz w:val="20"/>
          <w:szCs w:val="20"/>
          <w:lang w:val="en-GB"/>
        </w:rPr>
      </w:pPr>
      <w:del w:id="554" w:author="Madeeha Soomro (TF HO)" w:date="2026-03-18T13:08:00Z">
        <w:r w:rsidRPr="003C6D07" w:rsidDel="007C1A1B">
          <w:rPr>
            <w:rFonts w:ascii="Times New Roman" w:eastAsia="SimSun" w:hAnsi="Times New Roman" w:cs="Times New Roman"/>
            <w:sz w:val="20"/>
            <w:szCs w:val="20"/>
            <w:lang w:val="en-GB" w:eastAsia="zh-CN"/>
          </w:rPr>
          <w:delText>The Business Partner and Affiliated Persons have no business, professional, personal, or other interests that would conflict in any manner or degree with the performance of its obligations under the Contract;</w:delText>
        </w:r>
      </w:del>
    </w:p>
    <w:p w14:paraId="77739846" w14:textId="4E7FB3CE"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55" w:author="Madeeha Soomro (TF HO)" w:date="2026-03-18T13:08:00Z"/>
          <w:rFonts w:ascii="Times New Roman" w:hAnsi="Times New Roman" w:cs="Times New Roman"/>
          <w:sz w:val="20"/>
          <w:szCs w:val="20"/>
          <w:lang w:val="en-GB"/>
        </w:rPr>
      </w:pPr>
      <w:del w:id="556" w:author="Madeeha Soomro (TF HO)" w:date="2026-03-18T13:08:00Z">
        <w:r w:rsidRPr="003C6D07" w:rsidDel="007C1A1B">
          <w:rPr>
            <w:rFonts w:ascii="Times New Roman" w:eastAsia="SimSun" w:hAnsi="Times New Roman" w:cs="Times New Roman"/>
            <w:sz w:val="20"/>
            <w:szCs w:val="20"/>
            <w:lang w:val="en-GB" w:eastAsia="zh-CN"/>
          </w:rPr>
          <w:delText xml:space="preserve">The Business Partner shall not, without the prior written consent of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 assign, grant or otherwise transfer any rights or benefits of the whole or any part of the Contract to any third party.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 shall have the right to conduct due diligence on any potential assignee, and the Business Partner shall cooperate with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 in this process;</w:delText>
        </w:r>
      </w:del>
    </w:p>
    <w:p w14:paraId="28A5B064" w14:textId="6F558F69"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57" w:author="Madeeha Soomro (TF HO)" w:date="2026-03-18T13:08:00Z"/>
          <w:rFonts w:ascii="Times New Roman" w:hAnsi="Times New Roman" w:cs="Times New Roman"/>
          <w:sz w:val="20"/>
          <w:szCs w:val="20"/>
          <w:lang w:val="en-GB"/>
        </w:rPr>
      </w:pPr>
      <w:del w:id="558" w:author="Madeeha Soomro (TF HO)" w:date="2026-03-18T13:08:00Z">
        <w:r w:rsidRPr="003C6D07" w:rsidDel="007C1A1B">
          <w:rPr>
            <w:rFonts w:ascii="Times New Roman" w:hAnsi="Times New Roman" w:cs="Times New Roman"/>
            <w:sz w:val="20"/>
            <w:szCs w:val="20"/>
            <w:lang w:val="en-GB"/>
          </w:rPr>
          <w:lastRenderedPageBreak/>
          <w:delText>The Business Partner and Affiliated Persons shall refrain from engaging, directly or indirectly, in improper and/or illegal conduct, including corruption, extortion, embezzlement, and will comply with Applicable Anti-Money Laundering Laws;</w:delText>
        </w:r>
      </w:del>
    </w:p>
    <w:p w14:paraId="776CA2A6" w14:textId="5261B5F7"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59" w:author="Madeeha Soomro (TF HO)" w:date="2026-03-18T13:08:00Z"/>
          <w:rFonts w:ascii="Times New Roman" w:hAnsi="Times New Roman" w:cs="Times New Roman"/>
          <w:sz w:val="20"/>
          <w:szCs w:val="20"/>
          <w:lang w:val="en-GB"/>
        </w:rPr>
      </w:pPr>
      <w:del w:id="560" w:author="Madeeha Soomro (TF HO)" w:date="2026-03-18T13:08:00Z">
        <w:r w:rsidRPr="003C6D07" w:rsidDel="007C1A1B">
          <w:rPr>
            <w:rFonts w:ascii="Times New Roman" w:hAnsi="Times New Roman" w:cs="Times New Roman"/>
            <w:sz w:val="20"/>
            <w:szCs w:val="20"/>
            <w:lang w:val="en-GB"/>
          </w:rPr>
          <w:delText xml:space="preserve">The Business Partner has been informed that the provisions of the </w:delText>
        </w:r>
        <w:r w:rsidRPr="003C6D07" w:rsidDel="007C1A1B">
          <w:rPr>
            <w:rFonts w:ascii="Times New Roman" w:hAnsi="Times New Roman" w:cs="Times New Roman"/>
            <w:sz w:val="20"/>
            <w:szCs w:val="20"/>
          </w:rPr>
          <w:delText xml:space="preserve">U.S. Foreign Corrupt Practices Act of 1977 (as amended) apply to </w:delText>
        </w:r>
        <w:r w:rsidR="00CE148C" w:rsidDel="007C1A1B">
          <w:rPr>
            <w:rFonts w:ascii="Times New Roman" w:hAnsi="Times New Roman" w:cs="Times New Roman"/>
            <w:sz w:val="20"/>
            <w:szCs w:val="20"/>
          </w:rPr>
          <w:delText>MMBL</w:delText>
        </w:r>
        <w:r w:rsidRPr="003C6D07" w:rsidDel="007C1A1B">
          <w:rPr>
            <w:rFonts w:ascii="Times New Roman" w:hAnsi="Times New Roman" w:cs="Times New Roman"/>
            <w:sz w:val="20"/>
            <w:szCs w:val="20"/>
          </w:rPr>
          <w:delText>;</w:delText>
        </w:r>
      </w:del>
    </w:p>
    <w:p w14:paraId="1DA8AE99" w14:textId="23F6310B"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61" w:author="Madeeha Soomro (TF HO)" w:date="2026-03-18T13:08:00Z"/>
          <w:rFonts w:ascii="Times New Roman" w:hAnsi="Times New Roman" w:cs="Times New Roman"/>
          <w:sz w:val="20"/>
          <w:szCs w:val="20"/>
          <w:lang w:val="en-GB"/>
        </w:rPr>
      </w:pPr>
      <w:del w:id="562" w:author="Madeeha Soomro (TF HO)" w:date="2026-03-18T13:08:00Z">
        <w:r w:rsidRPr="003C6D07" w:rsidDel="007C1A1B">
          <w:rPr>
            <w:rFonts w:ascii="Times New Roman" w:eastAsia="SimSun" w:hAnsi="Times New Roman" w:cs="Times New Roman"/>
            <w:sz w:val="20"/>
            <w:szCs w:val="20"/>
            <w:lang w:val="en-GB" w:eastAsia="zh-CN"/>
          </w:rPr>
          <w:delText xml:space="preserve">Except as otherwise disclosed to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 </w:delText>
        </w:r>
        <w:r w:rsidRPr="003C6D07" w:rsidDel="007C1A1B">
          <w:rPr>
            <w:rFonts w:ascii="Times New Roman" w:hAnsi="Times New Roman" w:cs="Times New Roman"/>
            <w:sz w:val="20"/>
            <w:szCs w:val="20"/>
            <w:lang w:val="en-GB"/>
          </w:rPr>
          <w:delText xml:space="preserve">the Business </w:delText>
        </w:r>
        <w:r w:rsidRPr="003C6D07" w:rsidDel="007C1A1B">
          <w:rPr>
            <w:rFonts w:ascii="Times New Roman" w:hAnsi="Times New Roman" w:cs="Times New Roman"/>
            <w:noProof/>
            <w:sz w:val="20"/>
            <w:szCs w:val="20"/>
            <w:lang w:val="en-GB"/>
          </w:rPr>
          <w:delText>Partner</w:delText>
        </w:r>
        <w:r w:rsidRPr="003C6D07" w:rsidDel="007C1A1B">
          <w:rPr>
            <w:rFonts w:ascii="Times New Roman" w:hAnsi="Times New Roman" w:cs="Times New Roman"/>
            <w:sz w:val="20"/>
            <w:szCs w:val="20"/>
            <w:lang w:val="en-GB"/>
          </w:rPr>
          <w:delText xml:space="preserve"> and Affiliated Persons </w:delText>
        </w:r>
        <w:commentRangeStart w:id="563"/>
        <w:r w:rsidRPr="009809F4" w:rsidDel="007C1A1B">
          <w:rPr>
            <w:rFonts w:ascii="Times New Roman" w:hAnsi="Times New Roman" w:cs="Times New Roman"/>
            <w:noProof/>
            <w:sz w:val="20"/>
            <w:szCs w:val="20"/>
            <w:u w:val="single"/>
            <w:lang w:val="en-GB"/>
          </w:rPr>
          <w:delText xml:space="preserve">are </w:delText>
        </w:r>
        <w:r w:rsidRPr="009809F4" w:rsidDel="007C1A1B">
          <w:rPr>
            <w:rFonts w:ascii="Times New Roman" w:hAnsi="Times New Roman" w:cs="Times New Roman"/>
            <w:sz w:val="20"/>
            <w:szCs w:val="20"/>
            <w:u w:val="single"/>
            <w:lang w:val="en-GB"/>
          </w:rPr>
          <w:delText>not acting for or on behalf</w:delText>
        </w:r>
        <w:r w:rsidRPr="003C6D07" w:rsidDel="007C1A1B">
          <w:rPr>
            <w:rFonts w:ascii="Times New Roman" w:hAnsi="Times New Roman" w:cs="Times New Roman"/>
            <w:sz w:val="20"/>
            <w:szCs w:val="20"/>
            <w:lang w:val="en-GB"/>
          </w:rPr>
          <w:delText xml:space="preserve"> </w:delText>
        </w:r>
        <w:commentRangeEnd w:id="563"/>
        <w:r w:rsidR="00E24685" w:rsidDel="007C1A1B">
          <w:rPr>
            <w:rStyle w:val="CommentReference"/>
            <w:rFonts w:ascii="Times New Roman" w:eastAsia="Arial Unicode MS" w:hAnsi="Arial Unicode MS" w:cs="Arial Unicode MS"/>
          </w:rPr>
          <w:commentReference w:id="563"/>
        </w:r>
        <w:r w:rsidRPr="003C6D07" w:rsidDel="007C1A1B">
          <w:rPr>
            <w:rFonts w:ascii="Times New Roman" w:hAnsi="Times New Roman" w:cs="Times New Roman"/>
            <w:sz w:val="20"/>
            <w:szCs w:val="20"/>
            <w:lang w:val="en-GB"/>
          </w:rPr>
          <w:delText xml:space="preserve">of any government official; and </w:delText>
        </w:r>
      </w:del>
    </w:p>
    <w:p w14:paraId="6B3ED375" w14:textId="4E33D06F"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64" w:author="Madeeha Soomro (TF HO)" w:date="2026-03-18T13:08:00Z"/>
          <w:rFonts w:ascii="Times New Roman" w:hAnsi="Times New Roman" w:cs="Times New Roman"/>
          <w:sz w:val="20"/>
          <w:szCs w:val="20"/>
          <w:lang w:val="en-GB"/>
        </w:rPr>
      </w:pPr>
      <w:del w:id="565" w:author="Madeeha Soomro (TF HO)" w:date="2026-03-18T13:08:00Z">
        <w:r w:rsidRPr="003C6D07" w:rsidDel="007C1A1B">
          <w:rPr>
            <w:rFonts w:ascii="Times New Roman" w:eastAsia="SimSun" w:hAnsi="Times New Roman" w:cs="Times New Roman"/>
            <w:sz w:val="20"/>
            <w:szCs w:val="20"/>
            <w:lang w:val="en-GB" w:eastAsia="zh-CN"/>
          </w:rPr>
          <w:delText xml:space="preserve">Except as otherwise disclosed to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 </w:delText>
        </w:r>
        <w:r w:rsidRPr="003C6D07" w:rsidDel="007C1A1B">
          <w:rPr>
            <w:rFonts w:ascii="Times New Roman" w:hAnsi="Times New Roman" w:cs="Times New Roman"/>
            <w:sz w:val="20"/>
            <w:szCs w:val="20"/>
            <w:lang w:val="en-GB"/>
          </w:rPr>
          <w:delText xml:space="preserve">no government official, or any nominee, representative or close family member (including spouses, cohabitants, parents, children, aunts and uncles, nieces and nephews, first cousins) of a government official, has any direct or indirect ownership of or other interest in the Business Partner or otherwise will receive the monies, proceeds or other benefits that may arise in connection with the </w:delText>
        </w:r>
        <w:commentRangeStart w:id="566"/>
        <w:r w:rsidRPr="003C6D07" w:rsidDel="007C1A1B">
          <w:rPr>
            <w:rFonts w:ascii="Times New Roman" w:hAnsi="Times New Roman" w:cs="Times New Roman"/>
            <w:sz w:val="20"/>
            <w:szCs w:val="20"/>
            <w:lang w:val="en-GB"/>
          </w:rPr>
          <w:delText>Contract</w:delText>
        </w:r>
        <w:commentRangeEnd w:id="566"/>
        <w:r w:rsidR="00E24685" w:rsidDel="007C1A1B">
          <w:rPr>
            <w:rStyle w:val="CommentReference"/>
            <w:rFonts w:ascii="Times New Roman" w:eastAsia="Arial Unicode MS" w:hAnsi="Arial Unicode MS" w:cs="Arial Unicode MS"/>
          </w:rPr>
          <w:commentReference w:id="566"/>
        </w:r>
        <w:r w:rsidRPr="003C6D07" w:rsidDel="007C1A1B">
          <w:rPr>
            <w:rFonts w:ascii="Times New Roman" w:hAnsi="Times New Roman" w:cs="Times New Roman"/>
            <w:sz w:val="20"/>
            <w:szCs w:val="20"/>
            <w:lang w:val="en-GB"/>
          </w:rPr>
          <w:delText>.</w:delText>
        </w:r>
      </w:del>
    </w:p>
    <w:p w14:paraId="64433254" w14:textId="34D0062C"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ind w:left="802" w:hanging="450"/>
        <w:contextualSpacing/>
        <w:jc w:val="both"/>
        <w:rPr>
          <w:del w:id="567" w:author="Madeeha Soomro (TF HO)" w:date="2026-03-18T13:08:00Z"/>
          <w:rFonts w:ascii="Times New Roman" w:hAnsi="Times New Roman" w:cs="Times New Roman"/>
          <w:sz w:val="20"/>
          <w:szCs w:val="20"/>
          <w:lang w:val="en-GB"/>
        </w:rPr>
      </w:pPr>
      <w:del w:id="568" w:author="Madeeha Soomro (TF HO)" w:date="2026-03-18T13:08:00Z">
        <w:r w:rsidRPr="003C6D07" w:rsidDel="007C1A1B">
          <w:rPr>
            <w:rFonts w:ascii="Times New Roman" w:hAnsi="Times New Roman" w:cs="Times New Roman"/>
            <w:sz w:val="20"/>
            <w:szCs w:val="20"/>
            <w:lang w:val="en-GB"/>
          </w:rPr>
          <w:delText>Business Partner agrees to comply with all Applicable Sanctions/Export Control Laws.  Without limiting the foregoing, Business Partner represents, warrants and undertakes that:</w:delText>
        </w:r>
      </w:del>
    </w:p>
    <w:p w14:paraId="00EEA00E" w14:textId="5E833833" w:rsidR="00EC292C" w:rsidRPr="003C6D07" w:rsidDel="007C1A1B" w:rsidRDefault="00EC292C" w:rsidP="00A376F1">
      <w:pPr>
        <w:pStyle w:val="ListParagraph"/>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ind w:left="1440" w:hanging="720"/>
        <w:contextualSpacing/>
        <w:jc w:val="both"/>
        <w:rPr>
          <w:del w:id="569" w:author="Madeeha Soomro (TF HO)" w:date="2026-03-18T13:08:00Z"/>
          <w:rFonts w:ascii="Times New Roman" w:hAnsi="Times New Roman" w:cs="Times New Roman"/>
          <w:sz w:val="20"/>
          <w:szCs w:val="20"/>
          <w:lang w:val="en-GB"/>
        </w:rPr>
      </w:pPr>
      <w:del w:id="570" w:author="Madeeha Soomro (TF HO)" w:date="2026-03-18T13:08:00Z">
        <w:r w:rsidRPr="003C6D07" w:rsidDel="007C1A1B">
          <w:rPr>
            <w:rFonts w:ascii="Times New Roman" w:hAnsi="Times New Roman" w:cs="Times New Roman"/>
            <w:sz w:val="20"/>
            <w:szCs w:val="20"/>
            <w:lang w:val="en-GB"/>
          </w:rPr>
          <w:delText xml:space="preserve">Neither Business Partner, nor any of its officers, directors, or shareholders, nor to the knowledge of Business Partner, any of its agents, employees, or other Affiliated Persons, is a Blocked Person or Sectoral Sanctioned Entity, with whom dealings are prohibited under applicable Sanctions or Export Controls; </w:delText>
        </w:r>
      </w:del>
    </w:p>
    <w:p w14:paraId="5D7EDCE6" w14:textId="3CE1D8BF" w:rsidR="00EC292C" w:rsidRPr="003C6D07" w:rsidDel="007C1A1B" w:rsidRDefault="00EC292C" w:rsidP="00A376F1">
      <w:pPr>
        <w:pStyle w:val="ListParagraph"/>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ind w:left="1440" w:hanging="720"/>
        <w:contextualSpacing/>
        <w:jc w:val="both"/>
        <w:rPr>
          <w:del w:id="571" w:author="Madeeha Soomro (TF HO)" w:date="2026-03-18T13:08:00Z"/>
          <w:rFonts w:ascii="Times New Roman" w:hAnsi="Times New Roman" w:cs="Times New Roman"/>
          <w:sz w:val="20"/>
          <w:szCs w:val="20"/>
          <w:lang w:val="en-GB"/>
        </w:rPr>
      </w:pPr>
      <w:del w:id="572" w:author="Madeeha Soomro (TF HO)" w:date="2026-03-18T13:08:00Z">
        <w:r w:rsidRPr="003C6D07" w:rsidDel="007C1A1B">
          <w:rPr>
            <w:rFonts w:ascii="Times New Roman" w:hAnsi="Times New Roman" w:cs="Times New Roman"/>
            <w:sz w:val="20"/>
            <w:szCs w:val="20"/>
            <w:lang w:val="en-GB"/>
          </w:rPr>
          <w:delText xml:space="preserve">Business Partner will not, in connection with any activities involving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or this Contract, export, reexport, ship, sell, supply, deliver, or otherwise transfer any product, equipment, technology, or software to, from, or through – either directly or indirectly – any country or person in violation of any applicable Sanctions or Export Controls;</w:delText>
        </w:r>
      </w:del>
    </w:p>
    <w:p w14:paraId="66ED5D03" w14:textId="0DAA0450" w:rsidR="00EC292C" w:rsidRPr="003C6D07" w:rsidDel="007C1A1B" w:rsidRDefault="00EC292C" w:rsidP="00A376F1">
      <w:pPr>
        <w:pStyle w:val="ListParagraph"/>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ind w:left="1440" w:hanging="720"/>
        <w:contextualSpacing/>
        <w:jc w:val="both"/>
        <w:rPr>
          <w:del w:id="573" w:author="Madeeha Soomro (TF HO)" w:date="2026-03-18T13:08:00Z"/>
          <w:rFonts w:ascii="Times New Roman" w:hAnsi="Times New Roman" w:cs="Times New Roman"/>
          <w:sz w:val="20"/>
          <w:szCs w:val="20"/>
          <w:lang w:val="en-GB"/>
        </w:rPr>
      </w:pPr>
      <w:del w:id="574" w:author="Madeeha Soomro (TF HO)" w:date="2026-03-18T13:08:00Z">
        <w:r w:rsidRPr="003C6D07" w:rsidDel="007C1A1B">
          <w:rPr>
            <w:rFonts w:ascii="Times New Roman" w:hAnsi="Times New Roman" w:cs="Times New Roman"/>
            <w:sz w:val="20"/>
            <w:szCs w:val="20"/>
            <w:lang w:val="en-GB"/>
          </w:rPr>
          <w:delText xml:space="preserve">Business Partner will not cause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to violate any applicable Sanctions or Export Controls;</w:delText>
        </w:r>
      </w:del>
    </w:p>
    <w:p w14:paraId="3B163241" w14:textId="0CAFBAB0" w:rsidR="00EC292C" w:rsidRPr="003C6D07" w:rsidDel="007C1A1B" w:rsidRDefault="00EC292C" w:rsidP="00A376F1">
      <w:pPr>
        <w:pStyle w:val="ListParagraph"/>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ind w:left="1440" w:hanging="720"/>
        <w:contextualSpacing/>
        <w:jc w:val="both"/>
        <w:rPr>
          <w:del w:id="575" w:author="Madeeha Soomro (TF HO)" w:date="2026-03-18T13:08:00Z"/>
          <w:rFonts w:ascii="Times New Roman" w:hAnsi="Times New Roman" w:cs="Times New Roman"/>
          <w:sz w:val="20"/>
          <w:szCs w:val="20"/>
          <w:lang w:val="en-GB"/>
        </w:rPr>
      </w:pPr>
      <w:del w:id="576" w:author="Madeeha Soomro (TF HO)" w:date="2026-03-18T13:08:00Z">
        <w:r w:rsidRPr="003C6D07" w:rsidDel="007C1A1B">
          <w:rPr>
            <w:rFonts w:ascii="Times New Roman" w:hAnsi="Times New Roman" w:cs="Times New Roman"/>
            <w:sz w:val="20"/>
            <w:szCs w:val="20"/>
            <w:lang w:val="en-GB"/>
          </w:rPr>
          <w:delText xml:space="preserve">Business Partner will provide to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prior to delivery of any physical goods, software and/or technology (collectively, “Items”) that would be classified under applicable Export Controls, a schedule identifying in writing the Export Controls regime to which the Items are subject and the appropriate Export Controls classifications (e.g., Export Control Classification Numbers) with respect to each Item, in sufficient detail to enable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to ascertain any Export Control that may apply to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and</w:delText>
        </w:r>
      </w:del>
    </w:p>
    <w:p w14:paraId="5D92AC3F" w14:textId="07643B20" w:rsidR="00EC292C" w:rsidRPr="003C6D07" w:rsidDel="007C1A1B" w:rsidRDefault="00EC292C" w:rsidP="00A376F1">
      <w:pPr>
        <w:pStyle w:val="ListParagraph"/>
        <w:numPr>
          <w:ilvl w:val="2"/>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ind w:left="1440" w:hanging="720"/>
        <w:contextualSpacing/>
        <w:jc w:val="both"/>
        <w:rPr>
          <w:del w:id="577" w:author="Madeeha Soomro (TF HO)" w:date="2026-03-18T13:08:00Z"/>
          <w:rFonts w:ascii="Times New Roman" w:hAnsi="Times New Roman" w:cs="Times New Roman"/>
          <w:sz w:val="20"/>
          <w:szCs w:val="20"/>
          <w:lang w:val="en-GB"/>
        </w:rPr>
      </w:pPr>
      <w:del w:id="578" w:author="Madeeha Soomro (TF HO)" w:date="2026-03-18T13:08:00Z">
        <w:r w:rsidRPr="003C6D07" w:rsidDel="007C1A1B">
          <w:rPr>
            <w:rFonts w:ascii="Times New Roman" w:hAnsi="Times New Roman" w:cs="Times New Roman"/>
            <w:sz w:val="20"/>
            <w:szCs w:val="20"/>
            <w:lang w:val="en-GB"/>
          </w:rPr>
          <w:delText xml:space="preserve">Business Partner shall promptly notify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of any suspected or confirmed violations or issues of non-compliance involving any Items provided to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w:delText>
        </w:r>
      </w:del>
    </w:p>
    <w:p w14:paraId="66D50CF7" w14:textId="2B3CF598" w:rsidR="00A376F1" w:rsidDel="007C1A1B" w:rsidRDefault="00A376F1" w:rsidP="00A376F1">
      <w:pPr>
        <w:spacing w:before="120" w:after="120"/>
        <w:jc w:val="both"/>
        <w:rPr>
          <w:del w:id="579" w:author="Madeeha Soomro (TF HO)" w:date="2026-03-18T13:08:00Z"/>
          <w:rFonts w:ascii="Times New Roman" w:eastAsia="SimSun" w:hAnsi="Times New Roman" w:cs="Times New Roman"/>
          <w:b/>
          <w:sz w:val="20"/>
          <w:szCs w:val="20"/>
          <w:lang w:val="en-GB" w:eastAsia="zh-CN"/>
        </w:rPr>
      </w:pPr>
    </w:p>
    <w:p w14:paraId="5EE6D569" w14:textId="099F8663" w:rsidR="00EC292C" w:rsidRPr="003C6D07" w:rsidDel="007C1A1B" w:rsidRDefault="00A376F1" w:rsidP="00A376F1">
      <w:pPr>
        <w:spacing w:after="0"/>
        <w:jc w:val="both"/>
        <w:rPr>
          <w:del w:id="580" w:author="Madeeha Soomro (TF HO)" w:date="2026-03-18T13:08:00Z"/>
          <w:rFonts w:ascii="Times New Roman" w:eastAsia="SimSun" w:hAnsi="Times New Roman" w:cs="Times New Roman"/>
          <w:b/>
          <w:sz w:val="20"/>
          <w:szCs w:val="20"/>
          <w:lang w:val="en-GB" w:eastAsia="zh-CN"/>
        </w:rPr>
      </w:pPr>
      <w:del w:id="581" w:author="Madeeha Soomro (TF HO)" w:date="2026-03-18T13:08:00Z">
        <w:r w:rsidRPr="003C6D07" w:rsidDel="007C1A1B">
          <w:rPr>
            <w:rFonts w:ascii="Times New Roman" w:eastAsia="SimSun" w:hAnsi="Times New Roman" w:cs="Times New Roman"/>
            <w:b/>
            <w:sz w:val="20"/>
            <w:szCs w:val="20"/>
            <w:lang w:val="en-GB" w:eastAsia="zh-CN"/>
          </w:rPr>
          <w:delText xml:space="preserve">RIGHTS OF </w:delText>
        </w:r>
        <w:r w:rsidDel="007C1A1B">
          <w:rPr>
            <w:rFonts w:ascii="Times New Roman" w:eastAsia="SimSun" w:hAnsi="Times New Roman" w:cs="Times New Roman"/>
            <w:b/>
            <w:sz w:val="20"/>
            <w:szCs w:val="20"/>
            <w:lang w:val="en-GB" w:eastAsia="zh-CN"/>
          </w:rPr>
          <w:delText>MMBL</w:delText>
        </w:r>
      </w:del>
    </w:p>
    <w:p w14:paraId="589605E5" w14:textId="5B3D9DB8" w:rsidR="00EC292C" w:rsidRPr="003C6D07" w:rsidDel="007C1A1B" w:rsidRDefault="00CE148C" w:rsidP="00A376F1">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56" w:lineRule="auto"/>
        <w:contextualSpacing/>
        <w:jc w:val="both"/>
        <w:rPr>
          <w:del w:id="582" w:author="Madeeha Soomro (TF HO)" w:date="2026-03-18T13:08:00Z"/>
          <w:rFonts w:ascii="Times New Roman" w:eastAsia="SimSun" w:hAnsi="Times New Roman" w:cs="Times New Roman"/>
          <w:sz w:val="20"/>
          <w:szCs w:val="20"/>
          <w:lang w:val="en-GB" w:eastAsia="zh-CN"/>
        </w:rPr>
      </w:pPr>
      <w:del w:id="583" w:author="Madeeha Soomro (TF HO)" w:date="2026-03-18T13:08:00Z">
        <w:r w:rsidDel="007C1A1B">
          <w:rPr>
            <w:rFonts w:ascii="Times New Roman" w:eastAsia="SimSun" w:hAnsi="Times New Roman" w:cs="Times New Roman"/>
            <w:sz w:val="20"/>
            <w:szCs w:val="20"/>
            <w:lang w:val="en-GB" w:eastAsia="zh-CN"/>
          </w:rPr>
          <w:delText>MMBL</w:delText>
        </w:r>
        <w:r w:rsidR="00EC292C" w:rsidRPr="003C6D07" w:rsidDel="007C1A1B">
          <w:rPr>
            <w:rFonts w:ascii="Times New Roman" w:eastAsia="SimSun" w:hAnsi="Times New Roman" w:cs="Times New Roman"/>
            <w:sz w:val="20"/>
            <w:szCs w:val="20"/>
            <w:lang w:val="en-GB" w:eastAsia="zh-CN"/>
          </w:rPr>
          <w:delText xml:space="preserve"> shall have the right to:</w:delText>
        </w:r>
      </w:del>
    </w:p>
    <w:p w14:paraId="0E6CF97C" w14:textId="02E7A35A"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84" w:author="Madeeha Soomro (TF HO)" w:date="2026-03-18T13:08:00Z"/>
          <w:rFonts w:ascii="Times New Roman" w:eastAsiaTheme="minorHAnsi" w:hAnsi="Times New Roman" w:cs="Times New Roman"/>
          <w:sz w:val="20"/>
          <w:szCs w:val="20"/>
          <w:lang w:val="en-GB"/>
        </w:rPr>
      </w:pPr>
      <w:del w:id="585" w:author="Madeeha Soomro (TF HO)" w:date="2026-03-18T13:08:00Z">
        <w:r w:rsidRPr="003C6D07" w:rsidDel="007C1A1B">
          <w:rPr>
            <w:rFonts w:ascii="Times New Roman" w:hAnsi="Times New Roman" w:cs="Times New Roman"/>
            <w:sz w:val="20"/>
            <w:szCs w:val="20"/>
            <w:lang w:val="en-GB"/>
          </w:rPr>
          <w:delText xml:space="preserve">Conduct ongoing monitoring and oversight of its Business Partners in accordance with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's business partner management program.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may select, in its sole discretion, an independent third party to conduct due diligence pursuant to this clause. The Business Partner and Affiliated Persons shall cooperate fully and in good faith with any review, renewal or periodic update of the due diligence. Following the conclusion of the due diligence,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shall have the right to renegotiate the terms of the Contract or terminate the Contract.</w:delText>
        </w:r>
      </w:del>
    </w:p>
    <w:p w14:paraId="05ABD4FB" w14:textId="16EFA7D2"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86" w:author="Madeeha Soomro (TF HO)" w:date="2026-03-18T13:08:00Z"/>
          <w:rFonts w:ascii="Times New Roman" w:hAnsi="Times New Roman" w:cs="Times New Roman"/>
          <w:sz w:val="20"/>
          <w:szCs w:val="20"/>
          <w:lang w:val="en-GB"/>
        </w:rPr>
      </w:pPr>
      <w:del w:id="587" w:author="Madeeha Soomro (TF HO)" w:date="2026-03-18T13:08:00Z">
        <w:r w:rsidRPr="003C6D07" w:rsidDel="007C1A1B">
          <w:rPr>
            <w:rFonts w:ascii="Times New Roman" w:hAnsi="Times New Roman" w:cs="Times New Roman"/>
            <w:sz w:val="20"/>
            <w:szCs w:val="20"/>
            <w:lang w:val="en-GB"/>
          </w:rPr>
          <w:delText xml:space="preserve">Conduct surveys and audits (either directly or, in its sole discretion, through independent third parties engaged by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to verify Business Partner and Affiliated Persons’ compliance with the BPCOC and Applicable Laws. Such surveys or audits will be reasonable as to scope, location, date and time. The Business Partner, Affiliated Persons or third parties acting on behalf of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shall cooperate fully and in good faith with any such survey or audit.</w:delText>
        </w:r>
      </w:del>
    </w:p>
    <w:p w14:paraId="2C1646E0" w14:textId="68BC8452" w:rsidR="00EC292C" w:rsidRPr="003C6D07" w:rsidDel="007C1A1B" w:rsidRDefault="00EC292C" w:rsidP="00A376F1">
      <w:pPr>
        <w:pStyle w:val="ListParagraph"/>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56" w:lineRule="auto"/>
        <w:contextualSpacing/>
        <w:jc w:val="both"/>
        <w:rPr>
          <w:del w:id="588" w:author="Madeeha Soomro (TF HO)" w:date="2026-03-18T13:08:00Z"/>
          <w:rFonts w:ascii="Times New Roman" w:eastAsia="SimSun" w:hAnsi="Times New Roman" w:cs="Times New Roman"/>
          <w:sz w:val="20"/>
          <w:szCs w:val="20"/>
          <w:lang w:val="en-GB" w:eastAsia="zh-CN"/>
        </w:rPr>
      </w:pPr>
      <w:del w:id="589" w:author="Madeeha Soomro (TF HO)" w:date="2026-03-18T13:08:00Z">
        <w:r w:rsidRPr="003C6D07" w:rsidDel="007C1A1B">
          <w:rPr>
            <w:rFonts w:ascii="Times New Roman" w:hAnsi="Times New Roman" w:cs="Times New Roman"/>
            <w:sz w:val="20"/>
            <w:szCs w:val="20"/>
            <w:lang w:val="en-GB"/>
          </w:rPr>
          <w:delText xml:space="preserve">If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has a reasonable belief that the Business Partner or Affiliated Persons breached or is likely to have breached any element of these Compliance Provisions, </w:delText>
        </w:r>
        <w:r w:rsidR="00CE148C" w:rsidDel="007C1A1B">
          <w:rPr>
            <w:rFonts w:ascii="Times New Roman" w:hAnsi="Times New Roman" w:cs="Times New Roman"/>
            <w:sz w:val="20"/>
            <w:szCs w:val="20"/>
            <w:lang w:val="en-GB"/>
          </w:rPr>
          <w:delText>MMBL</w:delText>
        </w:r>
        <w:r w:rsidRPr="003C6D07" w:rsidDel="007C1A1B">
          <w:rPr>
            <w:rFonts w:ascii="Times New Roman" w:hAnsi="Times New Roman" w:cs="Times New Roman"/>
            <w:sz w:val="20"/>
            <w:szCs w:val="20"/>
            <w:lang w:val="en-GB"/>
          </w:rPr>
          <w:delText xml:space="preserve"> shall </w:delText>
        </w:r>
        <w:r w:rsidR="00930EB3" w:rsidDel="007C1A1B">
          <w:rPr>
            <w:rFonts w:ascii="Times New Roman" w:hAnsi="Times New Roman" w:cs="Times New Roman"/>
            <w:sz w:val="20"/>
            <w:szCs w:val="20"/>
            <w:lang w:val="en-GB"/>
          </w:rPr>
          <w:delText xml:space="preserve">formally communicate </w:delText>
        </w:r>
        <w:r w:rsidRPr="003C6D07" w:rsidDel="007C1A1B">
          <w:rPr>
            <w:rFonts w:ascii="Times New Roman" w:hAnsi="Times New Roman" w:cs="Times New Roman"/>
            <w:sz w:val="20"/>
            <w:szCs w:val="20"/>
            <w:lang w:val="en-GB"/>
          </w:rPr>
          <w:delText>to the Business Partner</w:delText>
        </w:r>
        <w:r w:rsidR="00930EB3" w:rsidDel="007C1A1B">
          <w:rPr>
            <w:rFonts w:ascii="Times New Roman" w:hAnsi="Times New Roman" w:cs="Times New Roman"/>
            <w:sz w:val="20"/>
            <w:szCs w:val="20"/>
            <w:lang w:val="en-GB"/>
          </w:rPr>
          <w:delText>.</w:delText>
        </w:r>
      </w:del>
    </w:p>
    <w:p w14:paraId="61BF9EB6" w14:textId="232D262B" w:rsidR="00A376F1" w:rsidDel="007C1A1B" w:rsidRDefault="00A376F1" w:rsidP="00A376F1">
      <w:pPr>
        <w:spacing w:before="120" w:after="120"/>
        <w:jc w:val="both"/>
        <w:rPr>
          <w:del w:id="590" w:author="Madeeha Soomro (TF HO)" w:date="2026-03-18T13:08:00Z"/>
          <w:rFonts w:ascii="Times New Roman" w:hAnsi="Times New Roman" w:cs="Times New Roman"/>
          <w:b/>
          <w:sz w:val="20"/>
          <w:szCs w:val="20"/>
        </w:rPr>
      </w:pPr>
    </w:p>
    <w:p w14:paraId="6DA9C0DC" w14:textId="16293613" w:rsidR="00EC292C" w:rsidRPr="003C6D07" w:rsidDel="007C1A1B" w:rsidRDefault="00A376F1" w:rsidP="00A376F1">
      <w:pPr>
        <w:spacing w:after="0"/>
        <w:jc w:val="both"/>
        <w:rPr>
          <w:del w:id="591" w:author="Madeeha Soomro (TF HO)" w:date="2026-03-18T13:08:00Z"/>
          <w:rFonts w:ascii="Times New Roman" w:hAnsi="Times New Roman" w:cs="Times New Roman"/>
          <w:b/>
          <w:sz w:val="20"/>
          <w:szCs w:val="20"/>
        </w:rPr>
      </w:pPr>
      <w:del w:id="592" w:author="Madeeha Soomro (TF HO)" w:date="2026-03-18T13:08:00Z">
        <w:r w:rsidRPr="003C6D07" w:rsidDel="007C1A1B">
          <w:rPr>
            <w:rFonts w:ascii="Times New Roman" w:hAnsi="Times New Roman" w:cs="Times New Roman"/>
            <w:b/>
            <w:sz w:val="20"/>
            <w:szCs w:val="20"/>
          </w:rPr>
          <w:delText xml:space="preserve">TERMINATION </w:delText>
        </w:r>
      </w:del>
    </w:p>
    <w:p w14:paraId="2458AEAF" w14:textId="404AA23D" w:rsidR="00EC292C" w:rsidRPr="003C6D07" w:rsidDel="007C1A1B" w:rsidRDefault="00EC292C" w:rsidP="00283D6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56" w:lineRule="auto"/>
        <w:contextualSpacing/>
        <w:jc w:val="both"/>
        <w:rPr>
          <w:del w:id="593" w:author="Madeeha Soomro (TF HO)" w:date="2026-03-18T13:08:00Z"/>
          <w:rFonts w:ascii="Times New Roman" w:eastAsia="SimSun" w:hAnsi="Times New Roman" w:cs="Times New Roman"/>
          <w:sz w:val="20"/>
          <w:szCs w:val="20"/>
          <w:lang w:val="en-GB" w:eastAsia="zh-CN"/>
        </w:rPr>
      </w:pPr>
      <w:del w:id="594" w:author="Madeeha Soomro (TF HO)" w:date="2026-03-18T13:08:00Z">
        <w:r w:rsidRPr="003C6D07" w:rsidDel="007C1A1B">
          <w:rPr>
            <w:rFonts w:ascii="Times New Roman" w:eastAsia="SimSun" w:hAnsi="Times New Roman" w:cs="Times New Roman"/>
            <w:sz w:val="20"/>
            <w:szCs w:val="20"/>
            <w:lang w:val="en-GB" w:eastAsia="zh-CN"/>
          </w:rPr>
          <w:delText xml:space="preserve">Non-compliance with any of the representations and/or obligations set out in the Contract which, in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’s reasonable opinion, may result in adverse consequences arising for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 may be considered a material breach entitling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 to immediately terminate </w:delText>
        </w:r>
        <w:r w:rsidR="001B524A" w:rsidDel="007C1A1B">
          <w:rPr>
            <w:rFonts w:ascii="Times New Roman" w:eastAsia="SimSun" w:hAnsi="Times New Roman" w:cs="Times New Roman"/>
            <w:sz w:val="20"/>
            <w:szCs w:val="20"/>
            <w:lang w:val="en-GB" w:eastAsia="zh-CN"/>
          </w:rPr>
          <w:delText xml:space="preserve">the </w:delText>
        </w:r>
        <w:r w:rsidRPr="003C6D07" w:rsidDel="007C1A1B">
          <w:rPr>
            <w:rFonts w:ascii="Times New Roman" w:eastAsia="SimSun" w:hAnsi="Times New Roman" w:cs="Times New Roman"/>
            <w:sz w:val="20"/>
            <w:szCs w:val="20"/>
            <w:lang w:val="en-GB" w:eastAsia="zh-CN"/>
          </w:rPr>
          <w:delText>contract with the Business Partner for cause without liability as specified in the Contract.</w:delText>
        </w:r>
      </w:del>
    </w:p>
    <w:p w14:paraId="0BD8BBBB" w14:textId="0A3ED83A" w:rsidR="00A376F1" w:rsidDel="007C1A1B" w:rsidRDefault="00A376F1" w:rsidP="00A376F1">
      <w:pPr>
        <w:spacing w:before="120" w:after="120"/>
        <w:jc w:val="both"/>
        <w:rPr>
          <w:del w:id="595" w:author="Madeeha Soomro (TF HO)" w:date="2026-03-18T13:08:00Z"/>
          <w:rFonts w:ascii="Times New Roman" w:hAnsi="Times New Roman" w:cs="Times New Roman"/>
          <w:b/>
          <w:sz w:val="20"/>
          <w:szCs w:val="20"/>
          <w:lang w:val="en-GB"/>
        </w:rPr>
      </w:pPr>
    </w:p>
    <w:p w14:paraId="793245AA" w14:textId="3977628C" w:rsidR="00EC292C" w:rsidRPr="003C6D07" w:rsidDel="007C1A1B" w:rsidRDefault="00A376F1" w:rsidP="00A376F1">
      <w:pPr>
        <w:spacing w:after="0"/>
        <w:jc w:val="both"/>
        <w:rPr>
          <w:del w:id="596" w:author="Madeeha Soomro (TF HO)" w:date="2026-03-18T13:08:00Z"/>
          <w:rFonts w:ascii="Times New Roman" w:hAnsi="Times New Roman" w:cs="Times New Roman"/>
          <w:b/>
          <w:sz w:val="20"/>
          <w:szCs w:val="20"/>
          <w:lang w:val="en-GB"/>
        </w:rPr>
      </w:pPr>
      <w:del w:id="597" w:author="Madeeha Soomro (TF HO)" w:date="2026-03-18T13:08:00Z">
        <w:r w:rsidRPr="003C6D07" w:rsidDel="007C1A1B">
          <w:rPr>
            <w:rFonts w:ascii="Times New Roman" w:hAnsi="Times New Roman" w:cs="Times New Roman"/>
            <w:b/>
            <w:sz w:val="20"/>
            <w:szCs w:val="20"/>
            <w:lang w:val="en-GB"/>
          </w:rPr>
          <w:delText>LIABILITY</w:delText>
        </w:r>
        <w:r w:rsidR="00EC292C" w:rsidRPr="003C6D07" w:rsidDel="007C1A1B">
          <w:rPr>
            <w:rFonts w:ascii="Times New Roman" w:hAnsi="Times New Roman" w:cs="Times New Roman"/>
            <w:b/>
            <w:sz w:val="20"/>
            <w:szCs w:val="20"/>
            <w:lang w:val="en-GB"/>
          </w:rPr>
          <w:delText xml:space="preserve"> </w:delText>
        </w:r>
      </w:del>
    </w:p>
    <w:p w14:paraId="18A77FA6" w14:textId="76EEEC2C" w:rsidR="00EC292C" w:rsidRPr="003C6D07" w:rsidDel="007C1A1B" w:rsidRDefault="00EC292C" w:rsidP="00283D6B">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56" w:lineRule="auto"/>
        <w:contextualSpacing/>
        <w:jc w:val="both"/>
        <w:rPr>
          <w:del w:id="598" w:author="Madeeha Soomro (TF HO)" w:date="2026-03-18T13:08:00Z"/>
          <w:rFonts w:ascii="Times New Roman" w:eastAsia="SimSun" w:hAnsi="Times New Roman" w:cs="Times New Roman"/>
          <w:sz w:val="20"/>
          <w:szCs w:val="20"/>
          <w:lang w:val="en-GB" w:eastAsia="zh-CN"/>
        </w:rPr>
      </w:pPr>
      <w:del w:id="599" w:author="Madeeha Soomro (TF HO)" w:date="2026-03-18T13:08:00Z">
        <w:r w:rsidRPr="003C6D07" w:rsidDel="007C1A1B">
          <w:rPr>
            <w:rFonts w:ascii="Times New Roman" w:eastAsia="SimSun" w:hAnsi="Times New Roman" w:cs="Times New Roman"/>
            <w:sz w:val="20"/>
            <w:szCs w:val="20"/>
            <w:lang w:val="en-GB" w:eastAsia="zh-CN"/>
          </w:rPr>
          <w:delText xml:space="preserve">Business Partner agrees to fully indemnify and hold harmless </w:delText>
        </w:r>
        <w:r w:rsidR="00CE148C" w:rsidDel="007C1A1B">
          <w:rPr>
            <w:rFonts w:ascii="Times New Roman" w:eastAsia="SimSun" w:hAnsi="Times New Roman" w:cs="Times New Roman"/>
            <w:sz w:val="20"/>
            <w:szCs w:val="20"/>
            <w:lang w:val="en-GB" w:eastAsia="zh-CN"/>
          </w:rPr>
          <w:delText>MMBL</w:delText>
        </w:r>
        <w:r w:rsidRPr="003C6D07" w:rsidDel="007C1A1B">
          <w:rPr>
            <w:rFonts w:ascii="Times New Roman" w:eastAsia="SimSun" w:hAnsi="Times New Roman" w:cs="Times New Roman"/>
            <w:sz w:val="20"/>
            <w:szCs w:val="20"/>
            <w:lang w:val="en-GB" w:eastAsia="zh-CN"/>
          </w:rPr>
          <w:delText xml:space="preserve"> and its representatives against any damages, costs, losses, liabilities, fines, penalties, and/or expenses (including attorneys’ fees and expenses) arising out of Business Partner’s non-compliance with these Compliance Provisions, including Business Partner’s violation or alleged violation of any Applicable Laws.</w:delText>
        </w:r>
      </w:del>
    </w:p>
    <w:p w14:paraId="6CD8C491" w14:textId="46E74DD1" w:rsidR="00EC292C" w:rsidRPr="003C6D07" w:rsidDel="007C1A1B" w:rsidRDefault="00EC292C" w:rsidP="00A376F1">
      <w:pPr>
        <w:pStyle w:val="BodyText"/>
        <w:jc w:val="center"/>
        <w:rPr>
          <w:del w:id="600" w:author="Madeeha Soomro (TF HO)" w:date="2026-03-18T13:08:00Z"/>
          <w:sz w:val="20"/>
          <w:szCs w:val="20"/>
        </w:rPr>
      </w:pPr>
    </w:p>
    <w:p w14:paraId="52F9D088" w14:textId="32A13241" w:rsidR="00FC20CC" w:rsidRPr="003C6D07" w:rsidDel="007C1A1B" w:rsidRDefault="00FC20CC" w:rsidP="00A376F1">
      <w:pPr>
        <w:pStyle w:val="BodyText"/>
        <w:jc w:val="center"/>
        <w:rPr>
          <w:del w:id="601" w:author="Madeeha Soomro (TF HO)" w:date="2026-03-18T13:08:00Z"/>
          <w:b/>
          <w:sz w:val="20"/>
          <w:szCs w:val="20"/>
        </w:rPr>
      </w:pPr>
    </w:p>
    <w:p w14:paraId="514F2436" w14:textId="5A3D9315" w:rsidR="00FC20CC" w:rsidRPr="003C6D07" w:rsidDel="007C1A1B" w:rsidRDefault="00FC20CC" w:rsidP="00A376F1">
      <w:pPr>
        <w:rPr>
          <w:del w:id="602" w:author="Madeeha Soomro (TF HO)" w:date="2026-03-18T13:08:00Z"/>
          <w:rFonts w:ascii="Times New Roman" w:eastAsia="Times New Roman" w:hAnsi="Times New Roman" w:cs="Times New Roman"/>
          <w:b/>
          <w:sz w:val="20"/>
          <w:szCs w:val="20"/>
        </w:rPr>
      </w:pPr>
      <w:del w:id="603" w:author="Madeeha Soomro (TF HO)" w:date="2026-03-18T13:08:00Z">
        <w:r w:rsidRPr="003C6D07" w:rsidDel="007C1A1B">
          <w:rPr>
            <w:rFonts w:ascii="Times New Roman" w:hAnsi="Times New Roman" w:cs="Times New Roman"/>
            <w:b/>
            <w:sz w:val="20"/>
            <w:szCs w:val="20"/>
          </w:rPr>
          <w:br w:type="page"/>
        </w:r>
      </w:del>
    </w:p>
    <w:p w14:paraId="1CF34F5E" w14:textId="69788074" w:rsidR="00FC20CC" w:rsidRPr="00A376F1" w:rsidDel="007C1A1B" w:rsidRDefault="00CA546F" w:rsidP="007C1A1B">
      <w:pPr>
        <w:pStyle w:val="BodyText"/>
        <w:jc w:val="center"/>
        <w:rPr>
          <w:del w:id="604" w:author="Madeeha Soomro (TF HO)" w:date="2026-03-18T13:10:00Z"/>
          <w:b/>
          <w:bCs/>
          <w:sz w:val="28"/>
          <w:szCs w:val="20"/>
        </w:rPr>
      </w:pPr>
      <w:del w:id="605" w:author="Madeeha Soomro (TF HO)" w:date="2026-03-18T13:10:00Z">
        <w:r w:rsidRPr="00A376F1" w:rsidDel="007C1A1B">
          <w:rPr>
            <w:b/>
            <w:bCs/>
            <w:sz w:val="28"/>
            <w:szCs w:val="20"/>
          </w:rPr>
          <w:lastRenderedPageBreak/>
          <w:delText>ANNEX D</w:delText>
        </w:r>
      </w:del>
    </w:p>
    <w:p w14:paraId="7B8CAB6F" w14:textId="3DDA7AFF" w:rsidR="00FC20CC" w:rsidRPr="003C6D07" w:rsidDel="007C1A1B" w:rsidRDefault="005B1873" w:rsidP="009B2633">
      <w:pPr>
        <w:pStyle w:val="BodyText"/>
        <w:jc w:val="center"/>
        <w:rPr>
          <w:del w:id="606" w:author="Madeeha Soomro (TF HO)" w:date="2026-03-18T13:10:00Z"/>
          <w:b/>
          <w:bCs/>
          <w:sz w:val="20"/>
          <w:szCs w:val="20"/>
        </w:rPr>
      </w:pPr>
      <w:del w:id="607" w:author="Madeeha Soomro (TF HO)" w:date="2026-03-18T13:10:00Z">
        <w:r w:rsidRPr="003C6D07" w:rsidDel="007C1A1B">
          <w:rPr>
            <w:b/>
            <w:bCs/>
            <w:sz w:val="20"/>
            <w:szCs w:val="20"/>
          </w:rPr>
          <w:delText>INFORMATION SECURITY MANAGEMENT SYSTEM (ISMS)</w:delText>
        </w:r>
      </w:del>
    </w:p>
    <w:p w14:paraId="5E99A9EC" w14:textId="01AD4D6D" w:rsidR="00FC20CC" w:rsidRPr="003C6D07" w:rsidDel="007C1A1B" w:rsidRDefault="00FC20CC">
      <w:pPr>
        <w:pStyle w:val="BodyText"/>
        <w:jc w:val="center"/>
        <w:rPr>
          <w:del w:id="608" w:author="Madeeha Soomro (TF HO)" w:date="2026-03-18T13:10:00Z"/>
          <w:sz w:val="20"/>
          <w:szCs w:val="20"/>
        </w:rPr>
        <w:pPrChange w:id="609" w:author="Madeeha Soomro (TF HO)" w:date="2026-03-18T13:10:00Z">
          <w:pPr>
            <w:pStyle w:val="BodyText"/>
          </w:pPr>
        </w:pPrChange>
      </w:pPr>
    </w:p>
    <w:p w14:paraId="4818B274" w14:textId="7866B563" w:rsidR="00FC20CC" w:rsidRPr="003C6D07" w:rsidDel="007C1A1B" w:rsidRDefault="00A376F1">
      <w:pPr>
        <w:pStyle w:val="BodyText"/>
        <w:jc w:val="center"/>
        <w:rPr>
          <w:del w:id="610" w:author="Madeeha Soomro (TF HO)" w:date="2026-03-18T13:10:00Z"/>
          <w:b/>
          <w:bCs/>
          <w:sz w:val="20"/>
          <w:szCs w:val="20"/>
        </w:rPr>
        <w:pPrChange w:id="611" w:author="Madeeha Soomro (TF HO)" w:date="2026-03-18T13:10:00Z">
          <w:pPr>
            <w:pStyle w:val="BodyText"/>
            <w:numPr>
              <w:numId w:val="37"/>
            </w:numPr>
            <w:ind w:left="180" w:hanging="90"/>
          </w:pPr>
        </w:pPrChange>
      </w:pPr>
      <w:del w:id="612" w:author="Madeeha Soomro (TF HO)" w:date="2026-03-18T13:10:00Z">
        <w:r w:rsidRPr="003C6D07" w:rsidDel="007C1A1B">
          <w:rPr>
            <w:b/>
            <w:bCs/>
            <w:sz w:val="20"/>
            <w:szCs w:val="20"/>
          </w:rPr>
          <w:delText>DEFINITIONS</w:delText>
        </w:r>
      </w:del>
    </w:p>
    <w:p w14:paraId="7682DF4F" w14:textId="5C988D6F" w:rsidR="00FC20CC" w:rsidRPr="003C6D07" w:rsidDel="007C1A1B" w:rsidRDefault="00A376F1">
      <w:pPr>
        <w:pStyle w:val="BodyText"/>
        <w:jc w:val="center"/>
        <w:rPr>
          <w:del w:id="613" w:author="Madeeha Soomro (TF HO)" w:date="2026-03-18T13:10:00Z"/>
          <w:sz w:val="20"/>
          <w:szCs w:val="20"/>
        </w:rPr>
        <w:pPrChange w:id="614" w:author="Madeeha Soomro (TF HO)" w:date="2026-03-18T13:10:00Z">
          <w:pPr>
            <w:pStyle w:val="BodyText"/>
          </w:pPr>
        </w:pPrChange>
      </w:pPr>
      <w:del w:id="615" w:author="Madeeha Soomro (TF HO)" w:date="2026-03-18T13:10:00Z">
        <w:r w:rsidRPr="003C6D07" w:rsidDel="007C1A1B">
          <w:rPr>
            <w:b/>
            <w:bCs/>
            <w:sz w:val="20"/>
            <w:szCs w:val="20"/>
          </w:rPr>
          <w:delText>CONFIDENTIAL INFORMATION</w:delText>
        </w:r>
        <w:r w:rsidRPr="003C6D07" w:rsidDel="007C1A1B">
          <w:rPr>
            <w:sz w:val="20"/>
            <w:szCs w:val="20"/>
          </w:rPr>
          <w:delText>:</w:delText>
        </w:r>
      </w:del>
    </w:p>
    <w:p w14:paraId="15BDCB5E" w14:textId="09D4904C" w:rsidR="00FC20CC" w:rsidRPr="003C6D07" w:rsidDel="007C1A1B" w:rsidRDefault="00FC20CC">
      <w:pPr>
        <w:pStyle w:val="BodyText"/>
        <w:jc w:val="center"/>
        <w:rPr>
          <w:del w:id="616" w:author="Madeeha Soomro (TF HO)" w:date="2026-03-18T13:10:00Z"/>
          <w:sz w:val="20"/>
          <w:szCs w:val="20"/>
        </w:rPr>
        <w:pPrChange w:id="617" w:author="Madeeha Soomro (TF HO)" w:date="2026-03-18T13:10:00Z">
          <w:pPr>
            <w:pStyle w:val="BodyText"/>
            <w:jc w:val="both"/>
          </w:pPr>
        </w:pPrChange>
      </w:pPr>
      <w:del w:id="618" w:author="Madeeha Soomro (TF HO)" w:date="2026-03-18T13:10:00Z">
        <w:r w:rsidRPr="003C6D07" w:rsidDel="007C1A1B">
          <w:rPr>
            <w:sz w:val="20"/>
            <w:szCs w:val="20"/>
          </w:rPr>
          <w:delText>Any information, whether oral, written, electronic, or other form, disclosed by one Party (“Disclosing Party”) to the other Party (“Receiving Party”) that is designated as confidential or that should reasonably be understood to be confidential given the nature of the information and the circumstances of disclosure. This includes, but is not limited to, business plans, financial data, technical specifications, customer information, operational details, processes, and any data or information concerning the Disclosing Party’s business or affairs.</w:delText>
        </w:r>
      </w:del>
    </w:p>
    <w:p w14:paraId="2D2F9DC1" w14:textId="16F1A74D" w:rsidR="00FC20CC" w:rsidRPr="003C6D07" w:rsidDel="007C1A1B" w:rsidRDefault="00A376F1">
      <w:pPr>
        <w:pStyle w:val="BodyText"/>
        <w:jc w:val="center"/>
        <w:rPr>
          <w:del w:id="619" w:author="Madeeha Soomro (TF HO)" w:date="2026-03-18T13:10:00Z"/>
          <w:sz w:val="20"/>
          <w:szCs w:val="20"/>
        </w:rPr>
        <w:pPrChange w:id="620" w:author="Madeeha Soomro (TF HO)" w:date="2026-03-18T13:10:00Z">
          <w:pPr>
            <w:pStyle w:val="BodyText"/>
          </w:pPr>
        </w:pPrChange>
      </w:pPr>
      <w:del w:id="621" w:author="Madeeha Soomro (TF HO)" w:date="2026-03-18T13:10:00Z">
        <w:r w:rsidRPr="003C6D07" w:rsidDel="007C1A1B">
          <w:rPr>
            <w:b/>
            <w:bCs/>
            <w:sz w:val="20"/>
            <w:szCs w:val="20"/>
          </w:rPr>
          <w:delText>DATA</w:delText>
        </w:r>
        <w:r w:rsidRPr="003C6D07" w:rsidDel="007C1A1B">
          <w:rPr>
            <w:sz w:val="20"/>
            <w:szCs w:val="20"/>
          </w:rPr>
          <w:delText>:</w:delText>
        </w:r>
      </w:del>
    </w:p>
    <w:p w14:paraId="16C3CF54" w14:textId="1317FD66" w:rsidR="00FC20CC" w:rsidRPr="003C6D07" w:rsidDel="007C1A1B" w:rsidRDefault="00FC20CC">
      <w:pPr>
        <w:pStyle w:val="BodyText"/>
        <w:jc w:val="center"/>
        <w:rPr>
          <w:del w:id="622" w:author="Madeeha Soomro (TF HO)" w:date="2026-03-18T13:10:00Z"/>
          <w:sz w:val="20"/>
          <w:szCs w:val="20"/>
        </w:rPr>
        <w:pPrChange w:id="623" w:author="Madeeha Soomro (TF HO)" w:date="2026-03-18T13:10:00Z">
          <w:pPr>
            <w:pStyle w:val="BodyText"/>
            <w:jc w:val="both"/>
          </w:pPr>
        </w:pPrChange>
      </w:pPr>
      <w:del w:id="624" w:author="Madeeha Soomro (TF HO)" w:date="2026-03-18T13:10:00Z">
        <w:r w:rsidRPr="003C6D07" w:rsidDel="007C1A1B">
          <w:rPr>
            <w:sz w:val="20"/>
            <w:szCs w:val="20"/>
          </w:rPr>
          <w:delText>Any information, structured or unstructured, that is collected, processed, stored, transmitted, or utilized by a Party. This includes, but is not limited to, personal data, transactional records, metadata, operational data, and information derived from the Party’s systems or platforms.</w:delText>
        </w:r>
      </w:del>
    </w:p>
    <w:p w14:paraId="70F597AA" w14:textId="36EFD438" w:rsidR="00FC20CC" w:rsidRPr="003C6D07" w:rsidDel="007C1A1B" w:rsidRDefault="00A376F1">
      <w:pPr>
        <w:pStyle w:val="BodyText"/>
        <w:jc w:val="center"/>
        <w:rPr>
          <w:del w:id="625" w:author="Madeeha Soomro (TF HO)" w:date="2026-03-18T13:10:00Z"/>
          <w:sz w:val="20"/>
          <w:szCs w:val="20"/>
        </w:rPr>
        <w:pPrChange w:id="626" w:author="Madeeha Soomro (TF HO)" w:date="2026-03-18T13:10:00Z">
          <w:pPr>
            <w:pStyle w:val="BodyText"/>
            <w:jc w:val="both"/>
          </w:pPr>
        </w:pPrChange>
      </w:pPr>
      <w:del w:id="627" w:author="Madeeha Soomro (TF HO)" w:date="2026-03-18T13:10:00Z">
        <w:r w:rsidRPr="003C6D07" w:rsidDel="007C1A1B">
          <w:rPr>
            <w:b/>
            <w:bCs/>
            <w:sz w:val="20"/>
            <w:szCs w:val="20"/>
          </w:rPr>
          <w:delText>SYSTEMS</w:delText>
        </w:r>
        <w:r w:rsidRPr="003C6D07" w:rsidDel="007C1A1B">
          <w:rPr>
            <w:sz w:val="20"/>
            <w:szCs w:val="20"/>
          </w:rPr>
          <w:delText>:</w:delText>
        </w:r>
      </w:del>
    </w:p>
    <w:p w14:paraId="18C83FE8" w14:textId="1DA95F8A" w:rsidR="00FC20CC" w:rsidRPr="003C6D07" w:rsidDel="007C1A1B" w:rsidRDefault="00FC20CC">
      <w:pPr>
        <w:pStyle w:val="BodyText"/>
        <w:jc w:val="center"/>
        <w:rPr>
          <w:del w:id="628" w:author="Madeeha Soomro (TF HO)" w:date="2026-03-18T13:10:00Z"/>
          <w:sz w:val="20"/>
          <w:szCs w:val="20"/>
        </w:rPr>
        <w:pPrChange w:id="629" w:author="Madeeha Soomro (TF HO)" w:date="2026-03-18T13:10:00Z">
          <w:pPr>
            <w:pStyle w:val="BodyText"/>
            <w:jc w:val="both"/>
          </w:pPr>
        </w:pPrChange>
      </w:pPr>
      <w:del w:id="630" w:author="Madeeha Soomro (TF HO)" w:date="2026-03-18T13:10:00Z">
        <w:r w:rsidRPr="003C6D07" w:rsidDel="007C1A1B">
          <w:rPr>
            <w:sz w:val="20"/>
            <w:szCs w:val="20"/>
          </w:rPr>
          <w:delText>The hardware, software, platforms, networks, databases, applications, and other digital or physical components utilized by a Party to process, store, manage, or transmit data, including any proprietary or third-party systems used in connection with the services under this Agreement.</w:delText>
        </w:r>
      </w:del>
    </w:p>
    <w:p w14:paraId="55487787" w14:textId="48EE49EE" w:rsidR="00FC20CC" w:rsidRPr="003C6D07" w:rsidDel="007C1A1B" w:rsidRDefault="00A376F1">
      <w:pPr>
        <w:pStyle w:val="BodyText"/>
        <w:jc w:val="center"/>
        <w:rPr>
          <w:del w:id="631" w:author="Madeeha Soomro (TF HO)" w:date="2026-03-18T13:10:00Z"/>
          <w:sz w:val="20"/>
          <w:szCs w:val="20"/>
        </w:rPr>
        <w:pPrChange w:id="632" w:author="Madeeha Soomro (TF HO)" w:date="2026-03-18T13:10:00Z">
          <w:pPr>
            <w:pStyle w:val="BodyText"/>
            <w:jc w:val="both"/>
          </w:pPr>
        </w:pPrChange>
      </w:pPr>
      <w:del w:id="633" w:author="Madeeha Soomro (TF HO)" w:date="2026-03-18T13:10:00Z">
        <w:r w:rsidRPr="003C6D07" w:rsidDel="007C1A1B">
          <w:rPr>
            <w:b/>
            <w:bCs/>
            <w:sz w:val="20"/>
            <w:szCs w:val="20"/>
          </w:rPr>
          <w:delText>INTELLECTUAL PROPERTY (IP)</w:delText>
        </w:r>
        <w:r w:rsidRPr="003C6D07" w:rsidDel="007C1A1B">
          <w:rPr>
            <w:sz w:val="20"/>
            <w:szCs w:val="20"/>
          </w:rPr>
          <w:delText>:</w:delText>
        </w:r>
      </w:del>
    </w:p>
    <w:p w14:paraId="581E647C" w14:textId="53109A61" w:rsidR="00FC20CC" w:rsidRPr="003C6D07" w:rsidDel="007C1A1B" w:rsidRDefault="00FC20CC">
      <w:pPr>
        <w:pStyle w:val="BodyText"/>
        <w:jc w:val="center"/>
        <w:rPr>
          <w:del w:id="634" w:author="Madeeha Soomro (TF HO)" w:date="2026-03-18T13:10:00Z"/>
          <w:sz w:val="20"/>
          <w:szCs w:val="20"/>
        </w:rPr>
        <w:pPrChange w:id="635" w:author="Madeeha Soomro (TF HO)" w:date="2026-03-18T13:10:00Z">
          <w:pPr>
            <w:pStyle w:val="BodyText"/>
            <w:jc w:val="both"/>
          </w:pPr>
        </w:pPrChange>
      </w:pPr>
      <w:del w:id="636" w:author="Madeeha Soomro (TF HO)" w:date="2026-03-18T13:10:00Z">
        <w:r w:rsidRPr="003C6D07" w:rsidDel="007C1A1B">
          <w:rPr>
            <w:sz w:val="20"/>
            <w:szCs w:val="20"/>
          </w:rPr>
          <w:delText>All patents, copyrights, trademarks, trade secrets, designs, databases, source code, algorithms, business processes, methodologies, and other proprietary rights, whether registered or unregistered, including any registration applications owned, developed, or licensed by a Party.</w:delText>
        </w:r>
      </w:del>
    </w:p>
    <w:p w14:paraId="2101DF36" w14:textId="27BFE106" w:rsidR="00FC20CC" w:rsidRPr="003C6D07" w:rsidDel="007C1A1B" w:rsidRDefault="00A376F1">
      <w:pPr>
        <w:pStyle w:val="BodyText"/>
        <w:jc w:val="center"/>
        <w:rPr>
          <w:del w:id="637" w:author="Madeeha Soomro (TF HO)" w:date="2026-03-18T13:10:00Z"/>
          <w:sz w:val="20"/>
          <w:szCs w:val="20"/>
        </w:rPr>
        <w:pPrChange w:id="638" w:author="Madeeha Soomro (TF HO)" w:date="2026-03-18T13:10:00Z">
          <w:pPr>
            <w:pStyle w:val="BodyText"/>
            <w:jc w:val="both"/>
          </w:pPr>
        </w:pPrChange>
      </w:pPr>
      <w:del w:id="639" w:author="Madeeha Soomro (TF HO)" w:date="2026-03-18T13:10:00Z">
        <w:r w:rsidRPr="003C6D07" w:rsidDel="007C1A1B">
          <w:rPr>
            <w:b/>
            <w:bCs/>
            <w:sz w:val="20"/>
            <w:szCs w:val="20"/>
          </w:rPr>
          <w:delText>NETWORK</w:delText>
        </w:r>
        <w:r w:rsidRPr="003C6D07" w:rsidDel="007C1A1B">
          <w:rPr>
            <w:sz w:val="20"/>
            <w:szCs w:val="20"/>
          </w:rPr>
          <w:delText>:</w:delText>
        </w:r>
      </w:del>
    </w:p>
    <w:p w14:paraId="5FDCDF40" w14:textId="34A1F966" w:rsidR="00FC20CC" w:rsidRPr="003C6D07" w:rsidDel="007C1A1B" w:rsidRDefault="00FC20CC">
      <w:pPr>
        <w:pStyle w:val="BodyText"/>
        <w:jc w:val="center"/>
        <w:rPr>
          <w:del w:id="640" w:author="Madeeha Soomro (TF HO)" w:date="2026-03-18T13:10:00Z"/>
          <w:sz w:val="20"/>
          <w:szCs w:val="20"/>
        </w:rPr>
        <w:pPrChange w:id="641" w:author="Madeeha Soomro (TF HO)" w:date="2026-03-18T13:10:00Z">
          <w:pPr>
            <w:pStyle w:val="BodyText"/>
            <w:jc w:val="both"/>
          </w:pPr>
        </w:pPrChange>
      </w:pPr>
      <w:del w:id="642" w:author="Madeeha Soomro (TF HO)" w:date="2026-03-18T13:10:00Z">
        <w:r w:rsidRPr="003C6D07" w:rsidDel="007C1A1B">
          <w:rPr>
            <w:sz w:val="20"/>
            <w:szCs w:val="20"/>
          </w:rPr>
          <w:delText>The interconnected infrastructure, including wired and wireless connections, devices, servers, routers, switches, and other hardware and software components, that facilitates the transfer, access, and exchange of data within or between Parties’ systems or with external systems, as utilized in connection with the services under this Agreement.</w:delText>
        </w:r>
      </w:del>
    </w:p>
    <w:p w14:paraId="376D82C7" w14:textId="44E98AEE" w:rsidR="00FC20CC" w:rsidRPr="003C6D07" w:rsidDel="007C1A1B" w:rsidRDefault="00FC20CC">
      <w:pPr>
        <w:pStyle w:val="BodyText"/>
        <w:jc w:val="center"/>
        <w:rPr>
          <w:del w:id="643" w:author="Madeeha Soomro (TF HO)" w:date="2026-03-18T13:10:00Z"/>
          <w:sz w:val="20"/>
          <w:szCs w:val="20"/>
        </w:rPr>
        <w:pPrChange w:id="644" w:author="Madeeha Soomro (TF HO)" w:date="2026-03-18T13:10:00Z">
          <w:pPr>
            <w:pStyle w:val="BodyText"/>
            <w:jc w:val="both"/>
          </w:pPr>
        </w:pPrChange>
      </w:pPr>
    </w:p>
    <w:p w14:paraId="7F3ECEAD" w14:textId="2DA65197" w:rsidR="00FC20CC" w:rsidRPr="003C6D07" w:rsidDel="007C1A1B" w:rsidRDefault="0091437B">
      <w:pPr>
        <w:pStyle w:val="BodyText"/>
        <w:jc w:val="center"/>
        <w:rPr>
          <w:del w:id="645" w:author="Madeeha Soomro (TF HO)" w:date="2026-03-18T13:10:00Z"/>
          <w:b/>
          <w:bCs/>
          <w:sz w:val="20"/>
          <w:szCs w:val="20"/>
        </w:rPr>
        <w:pPrChange w:id="646" w:author="Madeeha Soomro (TF HO)" w:date="2026-03-18T13:10:00Z">
          <w:pPr>
            <w:pStyle w:val="BodyText"/>
            <w:numPr>
              <w:numId w:val="37"/>
            </w:numPr>
            <w:ind w:left="180" w:hanging="180"/>
            <w:jc w:val="both"/>
          </w:pPr>
        </w:pPrChange>
      </w:pPr>
      <w:del w:id="647" w:author="Madeeha Soomro (TF HO)" w:date="2026-03-18T13:10:00Z">
        <w:r w:rsidRPr="003C6D07" w:rsidDel="007C1A1B">
          <w:rPr>
            <w:b/>
            <w:bCs/>
            <w:sz w:val="20"/>
            <w:szCs w:val="20"/>
          </w:rPr>
          <w:delText xml:space="preserve">CONFIDENTIALITY </w:delText>
        </w:r>
      </w:del>
    </w:p>
    <w:p w14:paraId="278BC081" w14:textId="2AB48932" w:rsidR="00FC20CC" w:rsidRPr="003C6D07" w:rsidDel="007C1A1B" w:rsidRDefault="00FC20CC">
      <w:pPr>
        <w:pStyle w:val="BodyText"/>
        <w:jc w:val="center"/>
        <w:rPr>
          <w:del w:id="648" w:author="Madeeha Soomro (TF HO)" w:date="2026-03-18T13:10:00Z"/>
          <w:b/>
          <w:bCs/>
          <w:sz w:val="20"/>
          <w:szCs w:val="20"/>
        </w:rPr>
        <w:pPrChange w:id="649" w:author="Madeeha Soomro (TF HO)" w:date="2026-03-18T13:10:00Z">
          <w:pPr>
            <w:pStyle w:val="BodyText"/>
            <w:jc w:val="both"/>
          </w:pPr>
        </w:pPrChange>
      </w:pPr>
      <w:del w:id="650" w:author="Madeeha Soomro (TF HO)" w:date="2026-03-18T13:10:00Z">
        <w:r w:rsidRPr="003C6D07" w:rsidDel="007C1A1B">
          <w:rPr>
            <w:b/>
            <w:bCs/>
            <w:sz w:val="20"/>
            <w:szCs w:val="20"/>
          </w:rPr>
          <w:delText xml:space="preserve">1.1 </w:delText>
        </w:r>
        <w:r w:rsidR="0091437B" w:rsidRPr="003C6D07" w:rsidDel="007C1A1B">
          <w:rPr>
            <w:b/>
            <w:bCs/>
            <w:sz w:val="20"/>
            <w:szCs w:val="20"/>
          </w:rPr>
          <w:delText>OWNERSHIP OF CONFIDENTIAL INFORMATION</w:delText>
        </w:r>
      </w:del>
    </w:p>
    <w:p w14:paraId="3764DFDE" w14:textId="7CE1727E" w:rsidR="00FC20CC" w:rsidRPr="003C6D07" w:rsidDel="007C1A1B" w:rsidRDefault="00FC20CC">
      <w:pPr>
        <w:pStyle w:val="BodyText"/>
        <w:jc w:val="center"/>
        <w:rPr>
          <w:del w:id="651" w:author="Madeeha Soomro (TF HO)" w:date="2026-03-18T13:10:00Z"/>
          <w:sz w:val="20"/>
          <w:szCs w:val="20"/>
        </w:rPr>
        <w:pPrChange w:id="652" w:author="Madeeha Soomro (TF HO)" w:date="2026-03-18T13:10:00Z">
          <w:pPr>
            <w:pStyle w:val="BodyText"/>
            <w:numPr>
              <w:numId w:val="17"/>
            </w:numPr>
            <w:tabs>
              <w:tab w:val="num" w:pos="720"/>
            </w:tabs>
            <w:ind w:left="720" w:hanging="360"/>
            <w:jc w:val="both"/>
          </w:pPr>
        </w:pPrChange>
      </w:pPr>
      <w:del w:id="653" w:author="Madeeha Soomro (TF HO)" w:date="2026-03-18T13:10:00Z">
        <w:r w:rsidRPr="003C6D07" w:rsidDel="007C1A1B">
          <w:rPr>
            <w:sz w:val="20"/>
            <w:szCs w:val="20"/>
          </w:rPr>
          <w:delText>All Confidential Information disclosed under this Agreement remains the exclusive property of the disclosing party ("Disclosing Party").</w:delText>
        </w:r>
      </w:del>
    </w:p>
    <w:p w14:paraId="33ED1AAC" w14:textId="3A6E2931" w:rsidR="00FC20CC" w:rsidRPr="003C6D07" w:rsidDel="007C1A1B" w:rsidRDefault="00FC20CC">
      <w:pPr>
        <w:pStyle w:val="BodyText"/>
        <w:jc w:val="center"/>
        <w:rPr>
          <w:del w:id="654" w:author="Madeeha Soomro (TF HO)" w:date="2026-03-18T13:10:00Z"/>
          <w:sz w:val="20"/>
          <w:szCs w:val="20"/>
        </w:rPr>
        <w:pPrChange w:id="655" w:author="Madeeha Soomro (TF HO)" w:date="2026-03-18T13:10:00Z">
          <w:pPr>
            <w:pStyle w:val="BodyText"/>
            <w:numPr>
              <w:numId w:val="17"/>
            </w:numPr>
            <w:tabs>
              <w:tab w:val="num" w:pos="720"/>
            </w:tabs>
            <w:ind w:left="720" w:hanging="360"/>
            <w:jc w:val="both"/>
          </w:pPr>
        </w:pPrChange>
      </w:pPr>
      <w:del w:id="656" w:author="Madeeha Soomro (TF HO)" w:date="2026-03-18T13:10:00Z">
        <w:r w:rsidRPr="003C6D07" w:rsidDel="007C1A1B">
          <w:rPr>
            <w:sz w:val="20"/>
            <w:szCs w:val="20"/>
          </w:rPr>
          <w:delText>The receiving party ("Receiving Party") shall treat the Confidential Information as proprietary to the Disclosing Party and safeguard it against unauthorized access, disclosure, or misuse.</w:delText>
        </w:r>
      </w:del>
    </w:p>
    <w:p w14:paraId="2A24F5DA" w14:textId="2F2F1A8A" w:rsidR="00FC20CC" w:rsidRPr="003C6D07" w:rsidDel="007C1A1B" w:rsidRDefault="00FC20CC">
      <w:pPr>
        <w:pStyle w:val="BodyText"/>
        <w:jc w:val="center"/>
        <w:rPr>
          <w:del w:id="657" w:author="Madeeha Soomro (TF HO)" w:date="2026-03-18T13:10:00Z"/>
          <w:sz w:val="20"/>
          <w:szCs w:val="20"/>
        </w:rPr>
        <w:pPrChange w:id="658" w:author="Madeeha Soomro (TF HO)" w:date="2026-03-18T13:10:00Z">
          <w:pPr>
            <w:pStyle w:val="BodyText"/>
            <w:numPr>
              <w:numId w:val="17"/>
            </w:numPr>
            <w:tabs>
              <w:tab w:val="num" w:pos="720"/>
            </w:tabs>
            <w:ind w:left="720" w:hanging="360"/>
            <w:jc w:val="both"/>
          </w:pPr>
        </w:pPrChange>
      </w:pPr>
      <w:del w:id="659" w:author="Madeeha Soomro (TF HO)" w:date="2026-03-18T13:10:00Z">
        <w:r w:rsidRPr="003C6D07" w:rsidDel="007C1A1B">
          <w:rPr>
            <w:sz w:val="20"/>
            <w:szCs w:val="20"/>
          </w:rPr>
          <w:delText>The Receiving Party acknowledges the importance and sensitivity of the Confidential Information and agrees to implement appropriate measures to maintain its confidentiality.</w:delText>
        </w:r>
      </w:del>
    </w:p>
    <w:p w14:paraId="66F87CF7" w14:textId="1075175A" w:rsidR="00FC20CC" w:rsidRPr="003C6D07" w:rsidDel="007C1A1B" w:rsidRDefault="00FC20CC">
      <w:pPr>
        <w:pStyle w:val="BodyText"/>
        <w:jc w:val="center"/>
        <w:rPr>
          <w:del w:id="660" w:author="Madeeha Soomro (TF HO)" w:date="2026-03-18T13:10:00Z"/>
          <w:b/>
          <w:bCs/>
          <w:sz w:val="20"/>
          <w:szCs w:val="20"/>
        </w:rPr>
        <w:pPrChange w:id="661" w:author="Madeeha Soomro (TF HO)" w:date="2026-03-18T13:10:00Z">
          <w:pPr>
            <w:pStyle w:val="BodyText"/>
            <w:jc w:val="both"/>
          </w:pPr>
        </w:pPrChange>
      </w:pPr>
      <w:del w:id="662" w:author="Madeeha Soomro (TF HO)" w:date="2026-03-18T13:10:00Z">
        <w:r w:rsidRPr="003C6D07" w:rsidDel="007C1A1B">
          <w:rPr>
            <w:b/>
            <w:bCs/>
            <w:sz w:val="20"/>
            <w:szCs w:val="20"/>
          </w:rPr>
          <w:delText xml:space="preserve">1.2 </w:delText>
        </w:r>
        <w:r w:rsidR="0091437B" w:rsidRPr="003C6D07" w:rsidDel="007C1A1B">
          <w:rPr>
            <w:b/>
            <w:bCs/>
            <w:sz w:val="20"/>
            <w:szCs w:val="20"/>
          </w:rPr>
          <w:delText>AUTHORIZED DISCLOSURE</w:delText>
        </w:r>
      </w:del>
    </w:p>
    <w:p w14:paraId="65DF0896" w14:textId="5CD1F1F7" w:rsidR="00FC20CC" w:rsidRPr="003C6D07" w:rsidDel="007C1A1B" w:rsidRDefault="00FC20CC">
      <w:pPr>
        <w:pStyle w:val="BodyText"/>
        <w:jc w:val="center"/>
        <w:rPr>
          <w:del w:id="663" w:author="Madeeha Soomro (TF HO)" w:date="2026-03-18T13:10:00Z"/>
          <w:sz w:val="20"/>
          <w:szCs w:val="20"/>
        </w:rPr>
        <w:pPrChange w:id="664" w:author="Madeeha Soomro (TF HO)" w:date="2026-03-18T13:10:00Z">
          <w:pPr>
            <w:pStyle w:val="BodyText"/>
            <w:numPr>
              <w:numId w:val="18"/>
            </w:numPr>
            <w:tabs>
              <w:tab w:val="num" w:pos="720"/>
            </w:tabs>
            <w:ind w:left="720" w:hanging="360"/>
            <w:jc w:val="both"/>
          </w:pPr>
        </w:pPrChange>
      </w:pPr>
      <w:del w:id="665" w:author="Madeeha Soomro (TF HO)" w:date="2026-03-18T13:10:00Z">
        <w:r w:rsidRPr="003C6D07" w:rsidDel="007C1A1B">
          <w:rPr>
            <w:sz w:val="20"/>
            <w:szCs w:val="20"/>
          </w:rPr>
          <w:delText>Confidential Information may only be disclosed by the Receiving Party under the following conditions:</w:delText>
        </w:r>
      </w:del>
    </w:p>
    <w:p w14:paraId="3859622C" w14:textId="6031E2FB" w:rsidR="00FC20CC" w:rsidRPr="003C6D07" w:rsidDel="007C1A1B" w:rsidRDefault="00FC20CC">
      <w:pPr>
        <w:pStyle w:val="BodyText"/>
        <w:jc w:val="center"/>
        <w:rPr>
          <w:del w:id="666" w:author="Madeeha Soomro (TF HO)" w:date="2026-03-18T13:10:00Z"/>
          <w:sz w:val="20"/>
          <w:szCs w:val="20"/>
        </w:rPr>
        <w:pPrChange w:id="667" w:author="Madeeha Soomro (TF HO)" w:date="2026-03-18T13:10:00Z">
          <w:pPr>
            <w:pStyle w:val="BodyText"/>
            <w:numPr>
              <w:ilvl w:val="1"/>
              <w:numId w:val="18"/>
            </w:numPr>
            <w:tabs>
              <w:tab w:val="num" w:pos="1440"/>
            </w:tabs>
            <w:ind w:left="1440" w:hanging="360"/>
            <w:jc w:val="both"/>
          </w:pPr>
        </w:pPrChange>
      </w:pPr>
      <w:del w:id="668" w:author="Madeeha Soomro (TF HO)" w:date="2026-03-18T13:10:00Z">
        <w:r w:rsidRPr="003C6D07" w:rsidDel="007C1A1B">
          <w:rPr>
            <w:b/>
            <w:bCs/>
            <w:sz w:val="20"/>
            <w:szCs w:val="20"/>
          </w:rPr>
          <w:delText>Internal Access:</w:delText>
        </w:r>
        <w:r w:rsidRPr="003C6D07" w:rsidDel="007C1A1B">
          <w:rPr>
            <w:sz w:val="20"/>
            <w:szCs w:val="20"/>
          </w:rPr>
          <w:delText xml:space="preserve"> To employees, officers, agents, affiliates, advisors, consultants, potential investors, or board members ("Authorized Representatives") who require the information for the intended purpose. The Receiving Party must ensure such Authorized Representatives adhere to equivalent confidentiality obligations. Any breach by Authorized Representatives shall be treated as a breach by the Receiving Party.</w:delText>
        </w:r>
      </w:del>
    </w:p>
    <w:p w14:paraId="5817F93D" w14:textId="68FBAFD8" w:rsidR="00FC20CC" w:rsidRPr="003C6D07" w:rsidDel="007C1A1B" w:rsidRDefault="00FC20CC">
      <w:pPr>
        <w:pStyle w:val="BodyText"/>
        <w:jc w:val="center"/>
        <w:rPr>
          <w:del w:id="669" w:author="Madeeha Soomro (TF HO)" w:date="2026-03-18T13:10:00Z"/>
          <w:sz w:val="20"/>
          <w:szCs w:val="20"/>
        </w:rPr>
        <w:pPrChange w:id="670" w:author="Madeeha Soomro (TF HO)" w:date="2026-03-18T13:10:00Z">
          <w:pPr>
            <w:pStyle w:val="BodyText"/>
            <w:numPr>
              <w:ilvl w:val="1"/>
              <w:numId w:val="18"/>
            </w:numPr>
            <w:tabs>
              <w:tab w:val="num" w:pos="1440"/>
            </w:tabs>
            <w:ind w:left="1440" w:hanging="360"/>
            <w:jc w:val="both"/>
          </w:pPr>
        </w:pPrChange>
      </w:pPr>
      <w:del w:id="671" w:author="Madeeha Soomro (TF HO)" w:date="2026-03-18T13:10:00Z">
        <w:r w:rsidRPr="003C6D07" w:rsidDel="007C1A1B">
          <w:rPr>
            <w:b/>
            <w:bCs/>
            <w:sz w:val="20"/>
            <w:szCs w:val="20"/>
          </w:rPr>
          <w:delText>Legal or Regulatory Obligation:</w:delText>
        </w:r>
        <w:r w:rsidRPr="003C6D07" w:rsidDel="007C1A1B">
          <w:rPr>
            <w:sz w:val="20"/>
            <w:szCs w:val="20"/>
          </w:rPr>
          <w:delText xml:space="preserve"> When disclosure is mandated by applicable law, regulation, or court order. The Receiving Party shall, to the extent legally permissible, notify the Disclosing Party in advance to allow them to seek protective measures or remedies.</w:delText>
        </w:r>
      </w:del>
    </w:p>
    <w:p w14:paraId="2AC18F66" w14:textId="731CB03C" w:rsidR="00FC20CC" w:rsidRPr="003C6D07" w:rsidDel="007C1A1B" w:rsidRDefault="00FC20CC">
      <w:pPr>
        <w:pStyle w:val="BodyText"/>
        <w:jc w:val="center"/>
        <w:rPr>
          <w:del w:id="672" w:author="Madeeha Soomro (TF HO)" w:date="2026-03-18T13:10:00Z"/>
          <w:b/>
          <w:bCs/>
          <w:sz w:val="20"/>
          <w:szCs w:val="20"/>
        </w:rPr>
        <w:pPrChange w:id="673" w:author="Madeeha Soomro (TF HO)" w:date="2026-03-18T13:10:00Z">
          <w:pPr>
            <w:pStyle w:val="BodyText"/>
            <w:jc w:val="both"/>
          </w:pPr>
        </w:pPrChange>
      </w:pPr>
      <w:del w:id="674" w:author="Madeeha Soomro (TF HO)" w:date="2026-03-18T13:10:00Z">
        <w:r w:rsidRPr="003C6D07" w:rsidDel="007C1A1B">
          <w:rPr>
            <w:b/>
            <w:bCs/>
            <w:sz w:val="20"/>
            <w:szCs w:val="20"/>
          </w:rPr>
          <w:delText xml:space="preserve">1.3 </w:delText>
        </w:r>
        <w:r w:rsidR="0091437B" w:rsidRPr="003C6D07" w:rsidDel="007C1A1B">
          <w:rPr>
            <w:b/>
            <w:bCs/>
            <w:sz w:val="20"/>
            <w:szCs w:val="20"/>
          </w:rPr>
          <w:delText>EXEMPTIONS FROM CONFIDENTIALITY</w:delText>
        </w:r>
      </w:del>
    </w:p>
    <w:p w14:paraId="5EA707A8" w14:textId="2EA1DE61" w:rsidR="00FC20CC" w:rsidRPr="003C6D07" w:rsidDel="007C1A1B" w:rsidRDefault="00FC20CC">
      <w:pPr>
        <w:pStyle w:val="BodyText"/>
        <w:jc w:val="center"/>
        <w:rPr>
          <w:del w:id="675" w:author="Madeeha Soomro (TF HO)" w:date="2026-03-18T13:10:00Z"/>
          <w:sz w:val="20"/>
          <w:szCs w:val="20"/>
        </w:rPr>
        <w:pPrChange w:id="676" w:author="Madeeha Soomro (TF HO)" w:date="2026-03-18T13:10:00Z">
          <w:pPr>
            <w:pStyle w:val="BodyText"/>
            <w:jc w:val="both"/>
          </w:pPr>
        </w:pPrChange>
      </w:pPr>
      <w:del w:id="677" w:author="Madeeha Soomro (TF HO)" w:date="2026-03-18T13:10:00Z">
        <w:r w:rsidRPr="003C6D07" w:rsidDel="007C1A1B">
          <w:rPr>
            <w:sz w:val="20"/>
            <w:szCs w:val="20"/>
          </w:rPr>
          <w:delText>The obligations under this Agreement do not apply to information that:</w:delText>
        </w:r>
      </w:del>
    </w:p>
    <w:p w14:paraId="48DD9C6F" w14:textId="41597C7A" w:rsidR="00FC20CC" w:rsidRPr="003C6D07" w:rsidDel="007C1A1B" w:rsidRDefault="00FC20CC">
      <w:pPr>
        <w:pStyle w:val="BodyText"/>
        <w:jc w:val="center"/>
        <w:rPr>
          <w:del w:id="678" w:author="Madeeha Soomro (TF HO)" w:date="2026-03-18T13:10:00Z"/>
          <w:sz w:val="20"/>
          <w:szCs w:val="20"/>
        </w:rPr>
        <w:pPrChange w:id="679" w:author="Madeeha Soomro (TF HO)" w:date="2026-03-18T13:10:00Z">
          <w:pPr>
            <w:pStyle w:val="BodyText"/>
            <w:numPr>
              <w:numId w:val="19"/>
            </w:numPr>
            <w:tabs>
              <w:tab w:val="num" w:pos="720"/>
            </w:tabs>
            <w:ind w:left="720" w:hanging="360"/>
            <w:jc w:val="both"/>
          </w:pPr>
        </w:pPrChange>
      </w:pPr>
      <w:del w:id="680" w:author="Madeeha Soomro (TF HO)" w:date="2026-03-18T13:10:00Z">
        <w:r w:rsidRPr="003C6D07" w:rsidDel="007C1A1B">
          <w:rPr>
            <w:b/>
            <w:bCs/>
            <w:sz w:val="20"/>
            <w:szCs w:val="20"/>
          </w:rPr>
          <w:delText>Publicly Available:</w:delText>
        </w:r>
        <w:r w:rsidRPr="003C6D07" w:rsidDel="007C1A1B">
          <w:rPr>
            <w:sz w:val="20"/>
            <w:szCs w:val="20"/>
          </w:rPr>
          <w:delText xml:space="preserve"> Becomes publicly available through no breach by the Receiving Party.</w:delText>
        </w:r>
      </w:del>
    </w:p>
    <w:p w14:paraId="78C73772" w14:textId="4AB51011" w:rsidR="00FC20CC" w:rsidRPr="003C6D07" w:rsidDel="007C1A1B" w:rsidRDefault="00FC20CC">
      <w:pPr>
        <w:pStyle w:val="BodyText"/>
        <w:jc w:val="center"/>
        <w:rPr>
          <w:del w:id="681" w:author="Madeeha Soomro (TF HO)" w:date="2026-03-18T13:10:00Z"/>
          <w:sz w:val="20"/>
          <w:szCs w:val="20"/>
        </w:rPr>
        <w:pPrChange w:id="682" w:author="Madeeha Soomro (TF HO)" w:date="2026-03-18T13:10:00Z">
          <w:pPr>
            <w:pStyle w:val="BodyText"/>
            <w:numPr>
              <w:numId w:val="19"/>
            </w:numPr>
            <w:tabs>
              <w:tab w:val="num" w:pos="720"/>
            </w:tabs>
            <w:ind w:left="720" w:hanging="360"/>
            <w:jc w:val="both"/>
          </w:pPr>
        </w:pPrChange>
      </w:pPr>
      <w:del w:id="683" w:author="Madeeha Soomro (TF HO)" w:date="2026-03-18T13:10:00Z">
        <w:r w:rsidRPr="003C6D07" w:rsidDel="007C1A1B">
          <w:rPr>
            <w:b/>
            <w:bCs/>
            <w:sz w:val="20"/>
            <w:szCs w:val="20"/>
          </w:rPr>
          <w:delText>Pre-existing Knowledge:</w:delText>
        </w:r>
        <w:r w:rsidRPr="003C6D07" w:rsidDel="007C1A1B">
          <w:rPr>
            <w:sz w:val="20"/>
            <w:szCs w:val="20"/>
          </w:rPr>
          <w:delText xml:space="preserve"> Was in the Receiving Party's possession before disclosure, provided it was not obtained under an obligation of confidentiality.</w:delText>
        </w:r>
      </w:del>
    </w:p>
    <w:p w14:paraId="0DA70A8D" w14:textId="7C085D0A" w:rsidR="00FC20CC" w:rsidRPr="003C6D07" w:rsidDel="007C1A1B" w:rsidRDefault="00FC20CC">
      <w:pPr>
        <w:pStyle w:val="BodyText"/>
        <w:jc w:val="center"/>
        <w:rPr>
          <w:del w:id="684" w:author="Madeeha Soomro (TF HO)" w:date="2026-03-18T13:10:00Z"/>
          <w:sz w:val="20"/>
          <w:szCs w:val="20"/>
        </w:rPr>
        <w:pPrChange w:id="685" w:author="Madeeha Soomro (TF HO)" w:date="2026-03-18T13:10:00Z">
          <w:pPr>
            <w:pStyle w:val="BodyText"/>
            <w:numPr>
              <w:numId w:val="19"/>
            </w:numPr>
            <w:tabs>
              <w:tab w:val="num" w:pos="720"/>
            </w:tabs>
            <w:ind w:left="720" w:hanging="360"/>
            <w:jc w:val="both"/>
          </w:pPr>
        </w:pPrChange>
      </w:pPr>
      <w:del w:id="686" w:author="Madeeha Soomro (TF HO)" w:date="2026-03-18T13:10:00Z">
        <w:r w:rsidRPr="003C6D07" w:rsidDel="007C1A1B">
          <w:rPr>
            <w:b/>
            <w:bCs/>
            <w:sz w:val="20"/>
            <w:szCs w:val="20"/>
          </w:rPr>
          <w:delText>Independent Development:</w:delText>
        </w:r>
        <w:r w:rsidRPr="003C6D07" w:rsidDel="007C1A1B">
          <w:rPr>
            <w:sz w:val="20"/>
            <w:szCs w:val="20"/>
          </w:rPr>
          <w:delText xml:space="preserve"> Is independently developed by the Receiving Party without reference to the Disclosing Party's Confidential Information.</w:delText>
        </w:r>
      </w:del>
    </w:p>
    <w:p w14:paraId="5C4C79B2" w14:textId="11135503" w:rsidR="00FC20CC" w:rsidRPr="003C6D07" w:rsidDel="007C1A1B" w:rsidRDefault="00FC20CC">
      <w:pPr>
        <w:pStyle w:val="BodyText"/>
        <w:jc w:val="center"/>
        <w:rPr>
          <w:del w:id="687" w:author="Madeeha Soomro (TF HO)" w:date="2026-03-18T13:10:00Z"/>
          <w:sz w:val="20"/>
          <w:szCs w:val="20"/>
        </w:rPr>
        <w:pPrChange w:id="688" w:author="Madeeha Soomro (TF HO)" w:date="2026-03-18T13:10:00Z">
          <w:pPr>
            <w:pStyle w:val="BodyText"/>
            <w:numPr>
              <w:numId w:val="19"/>
            </w:numPr>
            <w:tabs>
              <w:tab w:val="num" w:pos="720"/>
            </w:tabs>
            <w:ind w:left="720" w:hanging="360"/>
            <w:jc w:val="both"/>
          </w:pPr>
        </w:pPrChange>
      </w:pPr>
      <w:del w:id="689" w:author="Madeeha Soomro (TF HO)" w:date="2026-03-18T13:10:00Z">
        <w:r w:rsidRPr="003C6D07" w:rsidDel="007C1A1B">
          <w:rPr>
            <w:b/>
            <w:bCs/>
            <w:sz w:val="20"/>
            <w:szCs w:val="20"/>
          </w:rPr>
          <w:lastRenderedPageBreak/>
          <w:delText>Third-Party Disclosure:</w:delText>
        </w:r>
        <w:r w:rsidRPr="003C6D07" w:rsidDel="007C1A1B">
          <w:rPr>
            <w:sz w:val="20"/>
            <w:szCs w:val="20"/>
          </w:rPr>
          <w:delText xml:space="preserve"> Is lawfully obtained from a third party not bound by confidentiality obligations to the Disclosing Party.</w:delText>
        </w:r>
      </w:del>
    </w:p>
    <w:p w14:paraId="7CE57D86" w14:textId="2940A8F2" w:rsidR="00FC20CC" w:rsidRPr="003C6D07" w:rsidDel="007C1A1B" w:rsidRDefault="00FC20CC">
      <w:pPr>
        <w:pStyle w:val="BodyText"/>
        <w:jc w:val="center"/>
        <w:rPr>
          <w:del w:id="690" w:author="Madeeha Soomro (TF HO)" w:date="2026-03-18T13:10:00Z"/>
          <w:sz w:val="20"/>
          <w:szCs w:val="20"/>
        </w:rPr>
        <w:pPrChange w:id="691" w:author="Madeeha Soomro (TF HO)" w:date="2026-03-18T13:10:00Z">
          <w:pPr>
            <w:pStyle w:val="BodyText"/>
            <w:numPr>
              <w:numId w:val="19"/>
            </w:numPr>
            <w:tabs>
              <w:tab w:val="num" w:pos="720"/>
            </w:tabs>
            <w:ind w:left="720" w:hanging="360"/>
            <w:jc w:val="both"/>
          </w:pPr>
        </w:pPrChange>
      </w:pPr>
      <w:del w:id="692" w:author="Madeeha Soomro (TF HO)" w:date="2026-03-18T13:10:00Z">
        <w:r w:rsidRPr="003C6D07" w:rsidDel="007C1A1B">
          <w:rPr>
            <w:b/>
            <w:bCs/>
            <w:sz w:val="20"/>
            <w:szCs w:val="20"/>
          </w:rPr>
          <w:delText>Mandatory Disclosure:</w:delText>
        </w:r>
        <w:r w:rsidRPr="003C6D07" w:rsidDel="007C1A1B">
          <w:rPr>
            <w:sz w:val="20"/>
            <w:szCs w:val="20"/>
          </w:rPr>
          <w:delText xml:space="preserve"> Must be disclosed under applicable laws, regulations, or governmental requirements, provided such disclosure does not exceed what is legally required.</w:delText>
        </w:r>
      </w:del>
    </w:p>
    <w:p w14:paraId="0B0D720C" w14:textId="31F7CA59" w:rsidR="00FC20CC" w:rsidRPr="003C6D07" w:rsidDel="007C1A1B" w:rsidRDefault="00FC20CC">
      <w:pPr>
        <w:pStyle w:val="BodyText"/>
        <w:jc w:val="center"/>
        <w:rPr>
          <w:del w:id="693" w:author="Madeeha Soomro (TF HO)" w:date="2026-03-18T13:10:00Z"/>
          <w:b/>
          <w:bCs/>
          <w:sz w:val="20"/>
          <w:szCs w:val="20"/>
        </w:rPr>
        <w:pPrChange w:id="694" w:author="Madeeha Soomro (TF HO)" w:date="2026-03-18T13:10:00Z">
          <w:pPr>
            <w:pStyle w:val="BodyText"/>
            <w:jc w:val="both"/>
          </w:pPr>
        </w:pPrChange>
      </w:pPr>
      <w:del w:id="695" w:author="Madeeha Soomro (TF HO)" w:date="2026-03-18T13:10:00Z">
        <w:r w:rsidRPr="003C6D07" w:rsidDel="007C1A1B">
          <w:rPr>
            <w:b/>
            <w:bCs/>
            <w:sz w:val="20"/>
            <w:szCs w:val="20"/>
          </w:rPr>
          <w:delText xml:space="preserve">1.4 </w:delText>
        </w:r>
        <w:r w:rsidR="0091437B" w:rsidRPr="003C6D07" w:rsidDel="007C1A1B">
          <w:rPr>
            <w:b/>
            <w:bCs/>
            <w:sz w:val="20"/>
            <w:szCs w:val="20"/>
          </w:rPr>
          <w:delText>REMEDIES FOR BREACH</w:delText>
        </w:r>
      </w:del>
    </w:p>
    <w:p w14:paraId="1DDCED49" w14:textId="0A1A7913" w:rsidR="00FC20CC" w:rsidRPr="003C6D07" w:rsidDel="007C1A1B" w:rsidRDefault="00FC20CC">
      <w:pPr>
        <w:pStyle w:val="BodyText"/>
        <w:jc w:val="center"/>
        <w:rPr>
          <w:del w:id="696" w:author="Madeeha Soomro (TF HO)" w:date="2026-03-18T13:10:00Z"/>
          <w:sz w:val="20"/>
          <w:szCs w:val="20"/>
        </w:rPr>
        <w:pPrChange w:id="697" w:author="Madeeha Soomro (TF HO)" w:date="2026-03-18T13:10:00Z">
          <w:pPr>
            <w:pStyle w:val="BodyText"/>
            <w:numPr>
              <w:numId w:val="20"/>
            </w:numPr>
            <w:tabs>
              <w:tab w:val="num" w:pos="720"/>
            </w:tabs>
            <w:ind w:left="720" w:hanging="360"/>
            <w:jc w:val="both"/>
          </w:pPr>
        </w:pPrChange>
      </w:pPr>
      <w:del w:id="698" w:author="Madeeha Soomro (TF HO)" w:date="2026-03-18T13:10:00Z">
        <w:r w:rsidRPr="003C6D07" w:rsidDel="007C1A1B">
          <w:rPr>
            <w:sz w:val="20"/>
            <w:szCs w:val="20"/>
          </w:rPr>
          <w:delText>In the event of an actual or threatened breach, the Disclosing Party has the right to seek injunctive relief to prevent further breaches, in addition to other legal or equitable remedies.</w:delText>
        </w:r>
      </w:del>
    </w:p>
    <w:p w14:paraId="3F87C277" w14:textId="7F4B3C0C" w:rsidR="00FC20CC" w:rsidRPr="003C6D07" w:rsidDel="007C1A1B" w:rsidRDefault="00FC20CC">
      <w:pPr>
        <w:pStyle w:val="BodyText"/>
        <w:jc w:val="center"/>
        <w:rPr>
          <w:del w:id="699" w:author="Madeeha Soomro (TF HO)" w:date="2026-03-18T13:10:00Z"/>
          <w:sz w:val="20"/>
          <w:szCs w:val="20"/>
        </w:rPr>
        <w:pPrChange w:id="700" w:author="Madeeha Soomro (TF HO)" w:date="2026-03-18T13:10:00Z">
          <w:pPr>
            <w:pStyle w:val="BodyText"/>
            <w:numPr>
              <w:numId w:val="20"/>
            </w:numPr>
            <w:tabs>
              <w:tab w:val="num" w:pos="720"/>
            </w:tabs>
            <w:ind w:left="720" w:hanging="360"/>
            <w:jc w:val="both"/>
          </w:pPr>
        </w:pPrChange>
      </w:pPr>
      <w:del w:id="701" w:author="Madeeha Soomro (TF HO)" w:date="2026-03-18T13:10:00Z">
        <w:r w:rsidRPr="003C6D07" w:rsidDel="007C1A1B">
          <w:rPr>
            <w:sz w:val="20"/>
            <w:szCs w:val="20"/>
          </w:rPr>
          <w:delText>The Receiving Party agrees to indemnify the Disclosing Party for any losses, damages, or liabilities arising from unauthorized disclosure, misuse, or breach of Confidential Information.</w:delText>
        </w:r>
      </w:del>
    </w:p>
    <w:p w14:paraId="563C2ADE" w14:textId="0366E9F5" w:rsidR="00FC20CC" w:rsidRPr="003C6D07" w:rsidDel="007C1A1B" w:rsidRDefault="00FC20CC">
      <w:pPr>
        <w:pStyle w:val="BodyText"/>
        <w:jc w:val="center"/>
        <w:rPr>
          <w:del w:id="702" w:author="Madeeha Soomro (TF HO)" w:date="2026-03-18T13:10:00Z"/>
          <w:b/>
          <w:bCs/>
          <w:sz w:val="20"/>
          <w:szCs w:val="20"/>
        </w:rPr>
        <w:pPrChange w:id="703" w:author="Madeeha Soomro (TF HO)" w:date="2026-03-18T13:10:00Z">
          <w:pPr>
            <w:pStyle w:val="BodyText"/>
            <w:jc w:val="both"/>
          </w:pPr>
        </w:pPrChange>
      </w:pPr>
      <w:del w:id="704" w:author="Madeeha Soomro (TF HO)" w:date="2026-03-18T13:10:00Z">
        <w:r w:rsidRPr="003C6D07" w:rsidDel="007C1A1B">
          <w:rPr>
            <w:b/>
            <w:bCs/>
            <w:sz w:val="20"/>
            <w:szCs w:val="20"/>
          </w:rPr>
          <w:delText xml:space="preserve">1.5 </w:delText>
        </w:r>
        <w:r w:rsidR="0091437B" w:rsidRPr="003C6D07" w:rsidDel="007C1A1B">
          <w:rPr>
            <w:b/>
            <w:bCs/>
            <w:sz w:val="20"/>
            <w:szCs w:val="20"/>
          </w:rPr>
          <w:delText>INTELLECTUAL PROPERTY RIGHTS</w:delText>
        </w:r>
      </w:del>
    </w:p>
    <w:p w14:paraId="5D45661B" w14:textId="4D02C5FA" w:rsidR="00FC20CC" w:rsidRPr="003C6D07" w:rsidDel="007C1A1B" w:rsidRDefault="00FC20CC">
      <w:pPr>
        <w:pStyle w:val="BodyText"/>
        <w:jc w:val="center"/>
        <w:rPr>
          <w:del w:id="705" w:author="Madeeha Soomro (TF HO)" w:date="2026-03-18T13:10:00Z"/>
          <w:sz w:val="20"/>
          <w:szCs w:val="20"/>
        </w:rPr>
        <w:pPrChange w:id="706" w:author="Madeeha Soomro (TF HO)" w:date="2026-03-18T13:10:00Z">
          <w:pPr>
            <w:pStyle w:val="BodyText"/>
            <w:numPr>
              <w:numId w:val="21"/>
            </w:numPr>
            <w:tabs>
              <w:tab w:val="num" w:pos="720"/>
            </w:tabs>
            <w:ind w:left="720" w:hanging="360"/>
            <w:jc w:val="both"/>
          </w:pPr>
        </w:pPrChange>
      </w:pPr>
      <w:del w:id="707" w:author="Madeeha Soomro (TF HO)" w:date="2026-03-18T13:10:00Z">
        <w:r w:rsidRPr="003C6D07" w:rsidDel="007C1A1B">
          <w:rPr>
            <w:sz w:val="20"/>
            <w:szCs w:val="20"/>
          </w:rPr>
          <w:delText>All intellectual property rights associated with the Confidential Information remain the sole property of the Disclosing Party.</w:delText>
        </w:r>
      </w:del>
    </w:p>
    <w:p w14:paraId="4A6B0362" w14:textId="7E71F330" w:rsidR="00FC20CC" w:rsidRPr="003C6D07" w:rsidDel="007C1A1B" w:rsidRDefault="00FC20CC">
      <w:pPr>
        <w:pStyle w:val="BodyText"/>
        <w:jc w:val="center"/>
        <w:rPr>
          <w:del w:id="708" w:author="Madeeha Soomro (TF HO)" w:date="2026-03-18T13:10:00Z"/>
          <w:sz w:val="20"/>
          <w:szCs w:val="20"/>
        </w:rPr>
        <w:pPrChange w:id="709" w:author="Madeeha Soomro (TF HO)" w:date="2026-03-18T13:10:00Z">
          <w:pPr>
            <w:pStyle w:val="BodyText"/>
            <w:numPr>
              <w:numId w:val="21"/>
            </w:numPr>
            <w:tabs>
              <w:tab w:val="num" w:pos="720"/>
            </w:tabs>
            <w:ind w:left="720" w:hanging="360"/>
            <w:jc w:val="both"/>
          </w:pPr>
        </w:pPrChange>
      </w:pPr>
      <w:del w:id="710" w:author="Madeeha Soomro (TF HO)" w:date="2026-03-18T13:10:00Z">
        <w:r w:rsidRPr="003C6D07" w:rsidDel="007C1A1B">
          <w:rPr>
            <w:sz w:val="20"/>
            <w:szCs w:val="20"/>
          </w:rPr>
          <w:delText>The Receiving Party shall not acquire any rights, title, or interest in the Confidential Information except as expressly authorized by the Disclosing Party in writing.</w:delText>
        </w:r>
      </w:del>
    </w:p>
    <w:p w14:paraId="066D9DD2" w14:textId="34BEFB6D" w:rsidR="00FC20CC" w:rsidRPr="003C6D07" w:rsidDel="007C1A1B" w:rsidRDefault="00FC20CC">
      <w:pPr>
        <w:pStyle w:val="BodyText"/>
        <w:jc w:val="center"/>
        <w:rPr>
          <w:del w:id="711" w:author="Madeeha Soomro (TF HO)" w:date="2026-03-18T13:10:00Z"/>
          <w:b/>
          <w:bCs/>
          <w:sz w:val="20"/>
          <w:szCs w:val="20"/>
        </w:rPr>
        <w:pPrChange w:id="712" w:author="Madeeha Soomro (TF HO)" w:date="2026-03-18T13:10:00Z">
          <w:pPr>
            <w:pStyle w:val="BodyText"/>
            <w:jc w:val="both"/>
          </w:pPr>
        </w:pPrChange>
      </w:pPr>
      <w:del w:id="713" w:author="Madeeha Soomro (TF HO)" w:date="2026-03-18T13:10:00Z">
        <w:r w:rsidRPr="003C6D07" w:rsidDel="007C1A1B">
          <w:rPr>
            <w:b/>
            <w:bCs/>
            <w:sz w:val="20"/>
            <w:szCs w:val="20"/>
          </w:rPr>
          <w:delText xml:space="preserve">1.6 </w:delText>
        </w:r>
        <w:r w:rsidR="0091437B" w:rsidRPr="003C6D07" w:rsidDel="007C1A1B">
          <w:rPr>
            <w:b/>
            <w:bCs/>
            <w:sz w:val="20"/>
            <w:szCs w:val="20"/>
          </w:rPr>
          <w:delText>REGULATORY COMPLIANCE</w:delText>
        </w:r>
      </w:del>
    </w:p>
    <w:p w14:paraId="364C4540" w14:textId="741F8C75" w:rsidR="00FC20CC" w:rsidRPr="003C6D07" w:rsidDel="007C1A1B" w:rsidRDefault="00FC20CC">
      <w:pPr>
        <w:pStyle w:val="BodyText"/>
        <w:jc w:val="center"/>
        <w:rPr>
          <w:del w:id="714" w:author="Madeeha Soomro (TF HO)" w:date="2026-03-18T13:10:00Z"/>
          <w:sz w:val="20"/>
          <w:szCs w:val="20"/>
        </w:rPr>
        <w:pPrChange w:id="715" w:author="Madeeha Soomro (TF HO)" w:date="2026-03-18T13:10:00Z">
          <w:pPr>
            <w:pStyle w:val="BodyText"/>
            <w:numPr>
              <w:numId w:val="22"/>
            </w:numPr>
            <w:tabs>
              <w:tab w:val="num" w:pos="720"/>
            </w:tabs>
            <w:ind w:left="720" w:hanging="360"/>
            <w:jc w:val="both"/>
          </w:pPr>
        </w:pPrChange>
      </w:pPr>
      <w:del w:id="716" w:author="Madeeha Soomro (TF HO)" w:date="2026-03-18T13:10:00Z">
        <w:r w:rsidRPr="003C6D07" w:rsidDel="007C1A1B">
          <w:rPr>
            <w:sz w:val="20"/>
            <w:szCs w:val="20"/>
          </w:rPr>
          <w:delText>The Receiving Party acknowledges that the Disclosing Party may operate in a regulated environment and agrees to provide necessary information promptly to ensure regulatory compliance.</w:delText>
        </w:r>
      </w:del>
    </w:p>
    <w:p w14:paraId="2709786D" w14:textId="02219763" w:rsidR="00FC20CC" w:rsidRPr="003C6D07" w:rsidDel="007C1A1B" w:rsidRDefault="00FC20CC">
      <w:pPr>
        <w:pStyle w:val="BodyText"/>
        <w:jc w:val="center"/>
        <w:rPr>
          <w:del w:id="717" w:author="Madeeha Soomro (TF HO)" w:date="2026-03-18T13:10:00Z"/>
          <w:b/>
          <w:bCs/>
          <w:sz w:val="20"/>
          <w:szCs w:val="20"/>
        </w:rPr>
        <w:pPrChange w:id="718" w:author="Madeeha Soomro (TF HO)" w:date="2026-03-18T13:10:00Z">
          <w:pPr>
            <w:pStyle w:val="BodyText"/>
            <w:jc w:val="both"/>
          </w:pPr>
        </w:pPrChange>
      </w:pPr>
      <w:del w:id="719" w:author="Madeeha Soomro (TF HO)" w:date="2026-03-18T13:10:00Z">
        <w:r w:rsidRPr="003C6D07" w:rsidDel="007C1A1B">
          <w:rPr>
            <w:b/>
            <w:bCs/>
            <w:sz w:val="20"/>
            <w:szCs w:val="20"/>
          </w:rPr>
          <w:delText xml:space="preserve">1.7 </w:delText>
        </w:r>
        <w:r w:rsidR="0091437B" w:rsidRPr="003C6D07" w:rsidDel="007C1A1B">
          <w:rPr>
            <w:b/>
            <w:bCs/>
            <w:sz w:val="20"/>
            <w:szCs w:val="20"/>
          </w:rPr>
          <w:delText>RETURN OR DESTRUCTION OF CONFIDENTIAL INFORMATION</w:delText>
        </w:r>
      </w:del>
    </w:p>
    <w:p w14:paraId="315DAEB6" w14:textId="2C29B668" w:rsidR="00FC20CC" w:rsidRPr="003C6D07" w:rsidDel="007C1A1B" w:rsidRDefault="00FC20CC">
      <w:pPr>
        <w:pStyle w:val="BodyText"/>
        <w:jc w:val="center"/>
        <w:rPr>
          <w:del w:id="720" w:author="Madeeha Soomro (TF HO)" w:date="2026-03-18T13:10:00Z"/>
          <w:sz w:val="20"/>
          <w:szCs w:val="20"/>
        </w:rPr>
        <w:pPrChange w:id="721" w:author="Madeeha Soomro (TF HO)" w:date="2026-03-18T13:10:00Z">
          <w:pPr>
            <w:pStyle w:val="BodyText"/>
            <w:numPr>
              <w:numId w:val="23"/>
            </w:numPr>
            <w:tabs>
              <w:tab w:val="num" w:pos="720"/>
            </w:tabs>
            <w:ind w:left="720" w:hanging="360"/>
            <w:jc w:val="both"/>
          </w:pPr>
        </w:pPrChange>
      </w:pPr>
      <w:del w:id="722" w:author="Madeeha Soomro (TF HO)" w:date="2026-03-18T13:10:00Z">
        <w:r w:rsidRPr="003C6D07" w:rsidDel="007C1A1B">
          <w:rPr>
            <w:sz w:val="20"/>
            <w:szCs w:val="20"/>
          </w:rPr>
          <w:delText>Upon termination or expiration of this Agreement, or at the Disclosing Party's request, the Receiving Party shall promptly return or securely destroy all copies of the Confidential Information and confirm in writing.</w:delText>
        </w:r>
      </w:del>
    </w:p>
    <w:p w14:paraId="72045009" w14:textId="02FED298" w:rsidR="00FC20CC" w:rsidRPr="003C6D07" w:rsidDel="007C1A1B" w:rsidRDefault="00FC20CC">
      <w:pPr>
        <w:pStyle w:val="BodyText"/>
        <w:jc w:val="center"/>
        <w:rPr>
          <w:del w:id="723" w:author="Madeeha Soomro (TF HO)" w:date="2026-03-18T13:10:00Z"/>
          <w:b/>
          <w:bCs/>
          <w:sz w:val="20"/>
          <w:szCs w:val="20"/>
        </w:rPr>
        <w:pPrChange w:id="724" w:author="Madeeha Soomro (TF HO)" w:date="2026-03-18T13:10:00Z">
          <w:pPr>
            <w:pStyle w:val="BodyText"/>
            <w:jc w:val="both"/>
          </w:pPr>
        </w:pPrChange>
      </w:pPr>
      <w:del w:id="725" w:author="Madeeha Soomro (TF HO)" w:date="2026-03-18T13:10:00Z">
        <w:r w:rsidRPr="003C6D07" w:rsidDel="007C1A1B">
          <w:rPr>
            <w:b/>
            <w:bCs/>
            <w:sz w:val="20"/>
            <w:szCs w:val="20"/>
          </w:rPr>
          <w:delText xml:space="preserve">1.8 </w:delText>
        </w:r>
        <w:r w:rsidR="0091437B" w:rsidRPr="003C6D07" w:rsidDel="007C1A1B">
          <w:rPr>
            <w:b/>
            <w:bCs/>
            <w:sz w:val="20"/>
            <w:szCs w:val="20"/>
          </w:rPr>
          <w:delText>SURVIVAL OF OBLIGATIONS</w:delText>
        </w:r>
      </w:del>
    </w:p>
    <w:p w14:paraId="2A7F53E5" w14:textId="62160B6D" w:rsidR="00FC20CC" w:rsidRPr="003C6D07" w:rsidDel="007C1A1B" w:rsidRDefault="00FC20CC">
      <w:pPr>
        <w:pStyle w:val="BodyText"/>
        <w:jc w:val="center"/>
        <w:rPr>
          <w:del w:id="726" w:author="Madeeha Soomro (TF HO)" w:date="2026-03-18T13:10:00Z"/>
          <w:sz w:val="20"/>
          <w:szCs w:val="20"/>
        </w:rPr>
        <w:pPrChange w:id="727" w:author="Madeeha Soomro (TF HO)" w:date="2026-03-18T13:10:00Z">
          <w:pPr>
            <w:pStyle w:val="BodyText"/>
            <w:numPr>
              <w:numId w:val="24"/>
            </w:numPr>
            <w:tabs>
              <w:tab w:val="num" w:pos="720"/>
            </w:tabs>
            <w:ind w:left="720" w:hanging="360"/>
            <w:jc w:val="both"/>
          </w:pPr>
        </w:pPrChange>
      </w:pPr>
      <w:del w:id="728" w:author="Madeeha Soomro (TF HO)" w:date="2026-03-18T13:10:00Z">
        <w:r w:rsidRPr="003C6D07" w:rsidDel="007C1A1B">
          <w:rPr>
            <w:sz w:val="20"/>
            <w:szCs w:val="20"/>
          </w:rPr>
          <w:delText>The confidentiality obligations under this Agreement remain in effect for five (5) years after termination or expiration, or as required by law.</w:delText>
        </w:r>
      </w:del>
    </w:p>
    <w:p w14:paraId="71C23DF2" w14:textId="3CCD67AE" w:rsidR="00FC20CC" w:rsidRPr="003C6D07" w:rsidDel="007C1A1B" w:rsidRDefault="00FC20CC">
      <w:pPr>
        <w:pStyle w:val="BodyText"/>
        <w:jc w:val="center"/>
        <w:rPr>
          <w:del w:id="729" w:author="Madeeha Soomro (TF HO)" w:date="2026-03-18T13:10:00Z"/>
          <w:b/>
          <w:bCs/>
          <w:sz w:val="20"/>
          <w:szCs w:val="20"/>
        </w:rPr>
        <w:pPrChange w:id="730" w:author="Madeeha Soomro (TF HO)" w:date="2026-03-18T13:10:00Z">
          <w:pPr>
            <w:pStyle w:val="BodyText"/>
            <w:jc w:val="both"/>
          </w:pPr>
        </w:pPrChange>
      </w:pPr>
      <w:del w:id="731" w:author="Madeeha Soomro (TF HO)" w:date="2026-03-18T13:10:00Z">
        <w:r w:rsidRPr="003C6D07" w:rsidDel="007C1A1B">
          <w:rPr>
            <w:b/>
            <w:bCs/>
            <w:sz w:val="20"/>
            <w:szCs w:val="20"/>
          </w:rPr>
          <w:delText xml:space="preserve">1.9 </w:delText>
        </w:r>
        <w:r w:rsidR="0091437B" w:rsidRPr="003C6D07" w:rsidDel="007C1A1B">
          <w:rPr>
            <w:b/>
            <w:bCs/>
            <w:sz w:val="20"/>
            <w:szCs w:val="20"/>
          </w:rPr>
          <w:delText>ACKNOWLEDGMENT OF SENSITIVITY</w:delText>
        </w:r>
      </w:del>
    </w:p>
    <w:p w14:paraId="43CF713D" w14:textId="7CB4453E" w:rsidR="00FC20CC" w:rsidRPr="003C6D07" w:rsidDel="007C1A1B" w:rsidRDefault="00FC20CC">
      <w:pPr>
        <w:pStyle w:val="BodyText"/>
        <w:jc w:val="center"/>
        <w:rPr>
          <w:del w:id="732" w:author="Madeeha Soomro (TF HO)" w:date="2026-03-18T13:10:00Z"/>
          <w:sz w:val="20"/>
          <w:szCs w:val="20"/>
        </w:rPr>
        <w:pPrChange w:id="733" w:author="Madeeha Soomro (TF HO)" w:date="2026-03-18T13:10:00Z">
          <w:pPr>
            <w:pStyle w:val="BodyText"/>
            <w:numPr>
              <w:numId w:val="25"/>
            </w:numPr>
            <w:tabs>
              <w:tab w:val="num" w:pos="720"/>
            </w:tabs>
            <w:ind w:left="720" w:hanging="360"/>
            <w:jc w:val="both"/>
          </w:pPr>
        </w:pPrChange>
      </w:pPr>
      <w:del w:id="734" w:author="Madeeha Soomro (TF HO)" w:date="2026-03-18T13:10:00Z">
        <w:r w:rsidRPr="003C6D07" w:rsidDel="007C1A1B">
          <w:rPr>
            <w:sz w:val="20"/>
            <w:szCs w:val="20"/>
          </w:rPr>
          <w:delText>Both parties recognize the critical nature of the Confidential Information. The Receiving Party agrees to exercise the highest degree of care to protect it, understanding that any breach may result in significant harm to the Disclosing Party.</w:delText>
        </w:r>
      </w:del>
    </w:p>
    <w:p w14:paraId="0838029C" w14:textId="1ADF035D" w:rsidR="00FC20CC" w:rsidRPr="003C6D07" w:rsidDel="007C1A1B" w:rsidRDefault="0091437B">
      <w:pPr>
        <w:pStyle w:val="BodyText"/>
        <w:jc w:val="center"/>
        <w:rPr>
          <w:del w:id="735" w:author="Madeeha Soomro (TF HO)" w:date="2026-03-18T13:10:00Z"/>
          <w:sz w:val="20"/>
          <w:szCs w:val="20"/>
        </w:rPr>
        <w:pPrChange w:id="736" w:author="Madeeha Soomro (TF HO)" w:date="2026-03-18T13:10:00Z">
          <w:pPr>
            <w:pStyle w:val="BodyText"/>
            <w:numPr>
              <w:numId w:val="37"/>
            </w:numPr>
            <w:ind w:left="360" w:hanging="270"/>
            <w:jc w:val="both"/>
          </w:pPr>
        </w:pPrChange>
      </w:pPr>
      <w:del w:id="737" w:author="Madeeha Soomro (TF HO)" w:date="2026-03-18T13:10:00Z">
        <w:r w:rsidDel="007C1A1B">
          <w:rPr>
            <w:b/>
            <w:sz w:val="20"/>
            <w:szCs w:val="20"/>
            <w:u w:val="single"/>
          </w:rPr>
          <w:delText>SSGC</w:delText>
        </w:r>
        <w:r w:rsidRPr="003C6D07" w:rsidDel="007C1A1B">
          <w:rPr>
            <w:b/>
            <w:sz w:val="20"/>
            <w:szCs w:val="20"/>
          </w:rPr>
          <w:delText xml:space="preserve"> INFORMATION SECURITY/CYBERSECURITY</w:delText>
        </w:r>
      </w:del>
    </w:p>
    <w:p w14:paraId="67C8DF27" w14:textId="3175CA6A" w:rsidR="00FC20CC" w:rsidRPr="003C6D07" w:rsidDel="007C1A1B" w:rsidRDefault="00FC20CC">
      <w:pPr>
        <w:pStyle w:val="BodyText"/>
        <w:jc w:val="center"/>
        <w:rPr>
          <w:del w:id="738" w:author="Madeeha Soomro (TF HO)" w:date="2026-03-18T13:10:00Z"/>
          <w:b/>
          <w:bCs/>
          <w:sz w:val="20"/>
          <w:szCs w:val="20"/>
        </w:rPr>
        <w:pPrChange w:id="739" w:author="Madeeha Soomro (TF HO)" w:date="2026-03-18T13:10:00Z">
          <w:pPr>
            <w:pStyle w:val="BodyText"/>
            <w:jc w:val="both"/>
          </w:pPr>
        </w:pPrChange>
      </w:pPr>
      <w:del w:id="740" w:author="Madeeha Soomro (TF HO)" w:date="2026-03-18T13:10:00Z">
        <w:r w:rsidRPr="003C6D07" w:rsidDel="007C1A1B">
          <w:rPr>
            <w:b/>
            <w:bCs/>
            <w:sz w:val="20"/>
            <w:szCs w:val="20"/>
          </w:rPr>
          <w:delText xml:space="preserve">2.1 </w:delText>
        </w:r>
        <w:r w:rsidR="0091437B" w:rsidDel="007C1A1B">
          <w:rPr>
            <w:b/>
            <w:bCs/>
            <w:sz w:val="20"/>
            <w:szCs w:val="20"/>
          </w:rPr>
          <w:delText>SSGC</w:delText>
        </w:r>
        <w:r w:rsidR="0091437B" w:rsidRPr="003C6D07" w:rsidDel="007C1A1B">
          <w:rPr>
            <w:b/>
            <w:bCs/>
            <w:sz w:val="20"/>
            <w:szCs w:val="20"/>
          </w:rPr>
          <w:delText xml:space="preserve"> RESPONSIBILITIES FOR SYSTEM SECURITY</w:delText>
        </w:r>
      </w:del>
    </w:p>
    <w:p w14:paraId="2025DC1F" w14:textId="3621FB45" w:rsidR="00FC20CC" w:rsidRPr="003C6D07" w:rsidDel="007C1A1B" w:rsidRDefault="00FC20CC">
      <w:pPr>
        <w:pStyle w:val="BodyText"/>
        <w:jc w:val="center"/>
        <w:rPr>
          <w:del w:id="741" w:author="Madeeha Soomro (TF HO)" w:date="2026-03-18T13:10:00Z"/>
          <w:sz w:val="20"/>
          <w:szCs w:val="20"/>
        </w:rPr>
        <w:pPrChange w:id="742" w:author="Madeeha Soomro (TF HO)" w:date="2026-03-18T13:10:00Z">
          <w:pPr>
            <w:pStyle w:val="BodyText"/>
            <w:numPr>
              <w:numId w:val="26"/>
            </w:numPr>
            <w:tabs>
              <w:tab w:val="num" w:pos="720"/>
            </w:tabs>
            <w:ind w:left="720" w:hanging="360"/>
            <w:jc w:val="both"/>
          </w:pPr>
        </w:pPrChange>
      </w:pPr>
      <w:del w:id="743" w:author="Madeeha Soomro (TF HO)" w:date="2026-03-18T13:10:00Z">
        <w:r w:rsidRPr="003C6D07" w:rsidDel="007C1A1B">
          <w:rPr>
            <w:b/>
            <w:bCs/>
            <w:sz w:val="20"/>
            <w:szCs w:val="20"/>
          </w:rPr>
          <w:delText>Physical and Digital Security:</w:delText>
        </w:r>
      </w:del>
    </w:p>
    <w:p w14:paraId="677A5BE3" w14:textId="3D57B45F" w:rsidR="00FC20CC" w:rsidRPr="003C6D07" w:rsidDel="007C1A1B" w:rsidRDefault="00FC20CC">
      <w:pPr>
        <w:pStyle w:val="BodyText"/>
        <w:jc w:val="center"/>
        <w:rPr>
          <w:del w:id="744" w:author="Madeeha Soomro (TF HO)" w:date="2026-03-18T13:10:00Z"/>
          <w:sz w:val="20"/>
          <w:szCs w:val="20"/>
        </w:rPr>
        <w:pPrChange w:id="745" w:author="Madeeha Soomro (TF HO)" w:date="2026-03-18T13:10:00Z">
          <w:pPr>
            <w:pStyle w:val="BodyText"/>
            <w:numPr>
              <w:ilvl w:val="1"/>
              <w:numId w:val="26"/>
            </w:numPr>
            <w:tabs>
              <w:tab w:val="num" w:pos="1440"/>
            </w:tabs>
            <w:ind w:left="1440" w:hanging="360"/>
            <w:jc w:val="both"/>
          </w:pPr>
        </w:pPrChange>
      </w:pPr>
      <w:del w:id="746" w:author="Madeeha Soomro (TF HO)" w:date="2026-03-18T13:10:00Z">
        <w:r w:rsidRPr="003C6D07" w:rsidDel="007C1A1B">
          <w:rPr>
            <w:sz w:val="20"/>
            <w:szCs w:val="20"/>
          </w:rPr>
          <w:delText>Implement physical controls to restrict unauthorized access.</w:delText>
        </w:r>
      </w:del>
    </w:p>
    <w:p w14:paraId="5C24105E" w14:textId="68AF7135" w:rsidR="00FC20CC" w:rsidRPr="003C6D07" w:rsidDel="007C1A1B" w:rsidRDefault="00FC20CC">
      <w:pPr>
        <w:pStyle w:val="BodyText"/>
        <w:jc w:val="center"/>
        <w:rPr>
          <w:del w:id="747" w:author="Madeeha Soomro (TF HO)" w:date="2026-03-18T13:10:00Z"/>
          <w:sz w:val="20"/>
          <w:szCs w:val="20"/>
        </w:rPr>
        <w:pPrChange w:id="748" w:author="Madeeha Soomro (TF HO)" w:date="2026-03-18T13:10:00Z">
          <w:pPr>
            <w:pStyle w:val="BodyText"/>
            <w:numPr>
              <w:ilvl w:val="1"/>
              <w:numId w:val="26"/>
            </w:numPr>
            <w:tabs>
              <w:tab w:val="num" w:pos="1440"/>
            </w:tabs>
            <w:ind w:left="1440" w:hanging="360"/>
            <w:jc w:val="both"/>
          </w:pPr>
        </w:pPrChange>
      </w:pPr>
      <w:del w:id="749" w:author="Madeeha Soomro (TF HO)" w:date="2026-03-18T13:10:00Z">
        <w:r w:rsidRPr="003C6D07" w:rsidDel="007C1A1B">
          <w:rPr>
            <w:sz w:val="20"/>
            <w:szCs w:val="20"/>
          </w:rPr>
          <w:delText>Ensure digital infrastructure adheres to industry standards for secure operations.</w:delText>
        </w:r>
      </w:del>
    </w:p>
    <w:p w14:paraId="6E94DE7B" w14:textId="128798E1" w:rsidR="00FC20CC" w:rsidRPr="003C6D07" w:rsidDel="007C1A1B" w:rsidRDefault="00FC20CC">
      <w:pPr>
        <w:pStyle w:val="BodyText"/>
        <w:jc w:val="center"/>
        <w:rPr>
          <w:del w:id="750" w:author="Madeeha Soomro (TF HO)" w:date="2026-03-18T13:10:00Z"/>
          <w:sz w:val="20"/>
          <w:szCs w:val="20"/>
        </w:rPr>
        <w:pPrChange w:id="751" w:author="Madeeha Soomro (TF HO)" w:date="2026-03-18T13:10:00Z">
          <w:pPr>
            <w:pStyle w:val="BodyText"/>
            <w:numPr>
              <w:numId w:val="26"/>
            </w:numPr>
            <w:tabs>
              <w:tab w:val="num" w:pos="720"/>
            </w:tabs>
            <w:ind w:left="720" w:hanging="360"/>
            <w:jc w:val="both"/>
          </w:pPr>
        </w:pPrChange>
      </w:pPr>
      <w:del w:id="752" w:author="Madeeha Soomro (TF HO)" w:date="2026-03-18T13:10:00Z">
        <w:r w:rsidRPr="003C6D07" w:rsidDel="007C1A1B">
          <w:rPr>
            <w:b/>
            <w:bCs/>
            <w:sz w:val="20"/>
            <w:szCs w:val="20"/>
          </w:rPr>
          <w:delText>Access Control:</w:delText>
        </w:r>
      </w:del>
    </w:p>
    <w:p w14:paraId="602809F2" w14:textId="7700B69E" w:rsidR="00FC20CC" w:rsidRPr="003C6D07" w:rsidDel="007C1A1B" w:rsidRDefault="00FC20CC">
      <w:pPr>
        <w:pStyle w:val="BodyText"/>
        <w:jc w:val="center"/>
        <w:rPr>
          <w:del w:id="753" w:author="Madeeha Soomro (TF HO)" w:date="2026-03-18T13:10:00Z"/>
          <w:sz w:val="20"/>
          <w:szCs w:val="20"/>
        </w:rPr>
        <w:pPrChange w:id="754" w:author="Madeeha Soomro (TF HO)" w:date="2026-03-18T13:10:00Z">
          <w:pPr>
            <w:pStyle w:val="BodyText"/>
            <w:numPr>
              <w:ilvl w:val="1"/>
              <w:numId w:val="26"/>
            </w:numPr>
            <w:tabs>
              <w:tab w:val="num" w:pos="1440"/>
            </w:tabs>
            <w:ind w:left="1440" w:hanging="360"/>
            <w:jc w:val="both"/>
          </w:pPr>
        </w:pPrChange>
      </w:pPr>
      <w:del w:id="755" w:author="Madeeha Soomro (TF HO)" w:date="2026-03-18T13:10:00Z">
        <w:r w:rsidRPr="003C6D07" w:rsidDel="007C1A1B">
          <w:rPr>
            <w:sz w:val="20"/>
            <w:szCs w:val="20"/>
          </w:rPr>
          <w:delText>Enforce stringent access controls with unique credentials.</w:delText>
        </w:r>
      </w:del>
    </w:p>
    <w:p w14:paraId="7B126D17" w14:textId="716AC527" w:rsidR="00FC20CC" w:rsidRPr="003C6D07" w:rsidDel="007C1A1B" w:rsidRDefault="00FC20CC">
      <w:pPr>
        <w:pStyle w:val="BodyText"/>
        <w:jc w:val="center"/>
        <w:rPr>
          <w:del w:id="756" w:author="Madeeha Soomro (TF HO)" w:date="2026-03-18T13:10:00Z"/>
          <w:sz w:val="20"/>
          <w:szCs w:val="20"/>
        </w:rPr>
        <w:pPrChange w:id="757" w:author="Madeeha Soomro (TF HO)" w:date="2026-03-18T13:10:00Z">
          <w:pPr>
            <w:pStyle w:val="BodyText"/>
            <w:numPr>
              <w:ilvl w:val="1"/>
              <w:numId w:val="26"/>
            </w:numPr>
            <w:tabs>
              <w:tab w:val="num" w:pos="1440"/>
            </w:tabs>
            <w:ind w:left="1440" w:hanging="360"/>
            <w:jc w:val="both"/>
          </w:pPr>
        </w:pPrChange>
      </w:pPr>
      <w:del w:id="758" w:author="Madeeha Soomro (TF HO)" w:date="2026-03-18T13:10:00Z">
        <w:r w:rsidRPr="003C6D07" w:rsidDel="007C1A1B">
          <w:rPr>
            <w:sz w:val="20"/>
            <w:szCs w:val="20"/>
          </w:rPr>
          <w:delText>Prohibit unauthorized password sharing.</w:delText>
        </w:r>
      </w:del>
    </w:p>
    <w:p w14:paraId="0CF005F1" w14:textId="56E7DDEE" w:rsidR="00FC20CC" w:rsidRPr="003C6D07" w:rsidDel="007C1A1B" w:rsidRDefault="00FC20CC">
      <w:pPr>
        <w:pStyle w:val="BodyText"/>
        <w:jc w:val="center"/>
        <w:rPr>
          <w:del w:id="759" w:author="Madeeha Soomro (TF HO)" w:date="2026-03-18T13:10:00Z"/>
          <w:sz w:val="20"/>
          <w:szCs w:val="20"/>
        </w:rPr>
        <w:pPrChange w:id="760" w:author="Madeeha Soomro (TF HO)" w:date="2026-03-18T13:10:00Z">
          <w:pPr>
            <w:pStyle w:val="BodyText"/>
            <w:numPr>
              <w:numId w:val="26"/>
            </w:numPr>
            <w:tabs>
              <w:tab w:val="num" w:pos="720"/>
            </w:tabs>
            <w:ind w:left="720" w:hanging="360"/>
            <w:jc w:val="both"/>
          </w:pPr>
        </w:pPrChange>
      </w:pPr>
      <w:del w:id="761" w:author="Madeeha Soomro (TF HO)" w:date="2026-03-18T13:10:00Z">
        <w:r w:rsidRPr="003C6D07" w:rsidDel="007C1A1B">
          <w:rPr>
            <w:b/>
            <w:bCs/>
            <w:sz w:val="20"/>
            <w:szCs w:val="20"/>
          </w:rPr>
          <w:delText>Malware Protection:</w:delText>
        </w:r>
      </w:del>
    </w:p>
    <w:p w14:paraId="6F20A851" w14:textId="1839DDC9" w:rsidR="00FC20CC" w:rsidRPr="003C6D07" w:rsidDel="007C1A1B" w:rsidRDefault="00FC20CC">
      <w:pPr>
        <w:pStyle w:val="BodyText"/>
        <w:jc w:val="center"/>
        <w:rPr>
          <w:del w:id="762" w:author="Madeeha Soomro (TF HO)" w:date="2026-03-18T13:10:00Z"/>
          <w:sz w:val="20"/>
          <w:szCs w:val="20"/>
        </w:rPr>
        <w:pPrChange w:id="763" w:author="Madeeha Soomro (TF HO)" w:date="2026-03-18T13:10:00Z">
          <w:pPr>
            <w:pStyle w:val="BodyText"/>
            <w:numPr>
              <w:ilvl w:val="1"/>
              <w:numId w:val="26"/>
            </w:numPr>
            <w:tabs>
              <w:tab w:val="num" w:pos="1440"/>
            </w:tabs>
            <w:ind w:left="1440" w:hanging="360"/>
            <w:jc w:val="both"/>
          </w:pPr>
        </w:pPrChange>
      </w:pPr>
      <w:del w:id="764" w:author="Madeeha Soomro (TF HO)" w:date="2026-03-18T13:10:00Z">
        <w:r w:rsidRPr="003C6D07" w:rsidDel="007C1A1B">
          <w:rPr>
            <w:sz w:val="20"/>
            <w:szCs w:val="20"/>
          </w:rPr>
          <w:delText>Maintain up-to-date antivirus software and perform regular patching.</w:delText>
        </w:r>
      </w:del>
    </w:p>
    <w:p w14:paraId="52E62D5A" w14:textId="79BE9746" w:rsidR="00FC20CC" w:rsidRPr="003C6D07" w:rsidDel="007C1A1B" w:rsidRDefault="00FC20CC">
      <w:pPr>
        <w:pStyle w:val="BodyText"/>
        <w:jc w:val="center"/>
        <w:rPr>
          <w:del w:id="765" w:author="Madeeha Soomro (TF HO)" w:date="2026-03-18T13:10:00Z"/>
          <w:sz w:val="20"/>
          <w:szCs w:val="20"/>
        </w:rPr>
        <w:pPrChange w:id="766" w:author="Madeeha Soomro (TF HO)" w:date="2026-03-18T13:10:00Z">
          <w:pPr>
            <w:pStyle w:val="BodyText"/>
            <w:numPr>
              <w:numId w:val="26"/>
            </w:numPr>
            <w:tabs>
              <w:tab w:val="num" w:pos="720"/>
            </w:tabs>
            <w:ind w:left="720" w:hanging="360"/>
            <w:jc w:val="both"/>
          </w:pPr>
        </w:pPrChange>
      </w:pPr>
      <w:del w:id="767" w:author="Madeeha Soomro (TF HO)" w:date="2026-03-18T13:10:00Z">
        <w:r w:rsidRPr="003C6D07" w:rsidDel="007C1A1B">
          <w:rPr>
            <w:b/>
            <w:bCs/>
            <w:sz w:val="20"/>
            <w:szCs w:val="20"/>
          </w:rPr>
          <w:delText>Network Security:</w:delText>
        </w:r>
      </w:del>
    </w:p>
    <w:p w14:paraId="6366AE55" w14:textId="1FBE52CA" w:rsidR="00FC20CC" w:rsidRPr="003C6D07" w:rsidDel="007C1A1B" w:rsidRDefault="00FC20CC">
      <w:pPr>
        <w:pStyle w:val="BodyText"/>
        <w:jc w:val="center"/>
        <w:rPr>
          <w:del w:id="768" w:author="Madeeha Soomro (TF HO)" w:date="2026-03-18T13:10:00Z"/>
          <w:sz w:val="20"/>
          <w:szCs w:val="20"/>
        </w:rPr>
        <w:pPrChange w:id="769" w:author="Madeeha Soomro (TF HO)" w:date="2026-03-18T13:10:00Z">
          <w:pPr>
            <w:pStyle w:val="BodyText"/>
            <w:numPr>
              <w:ilvl w:val="1"/>
              <w:numId w:val="26"/>
            </w:numPr>
            <w:tabs>
              <w:tab w:val="num" w:pos="1440"/>
            </w:tabs>
            <w:ind w:left="1440" w:hanging="360"/>
            <w:jc w:val="both"/>
          </w:pPr>
        </w:pPrChange>
      </w:pPr>
      <w:del w:id="770" w:author="Madeeha Soomro (TF HO)" w:date="2026-03-18T13:10:00Z">
        <w:r w:rsidRPr="003C6D07" w:rsidDel="007C1A1B">
          <w:rPr>
            <w:sz w:val="20"/>
            <w:szCs w:val="20"/>
          </w:rPr>
          <w:delText>Utilize firewalls that meet industry standards to protect data traffic.</w:delText>
        </w:r>
      </w:del>
    </w:p>
    <w:p w14:paraId="753AEE82" w14:textId="7B245A77" w:rsidR="00FC20CC" w:rsidRPr="003C6D07" w:rsidDel="007C1A1B" w:rsidRDefault="00FC20CC">
      <w:pPr>
        <w:pStyle w:val="BodyText"/>
        <w:jc w:val="center"/>
        <w:rPr>
          <w:del w:id="771" w:author="Madeeha Soomro (TF HO)" w:date="2026-03-18T13:10:00Z"/>
          <w:sz w:val="20"/>
          <w:szCs w:val="20"/>
        </w:rPr>
        <w:pPrChange w:id="772" w:author="Madeeha Soomro (TF HO)" w:date="2026-03-18T13:10:00Z">
          <w:pPr>
            <w:pStyle w:val="BodyText"/>
            <w:numPr>
              <w:numId w:val="26"/>
            </w:numPr>
            <w:tabs>
              <w:tab w:val="num" w:pos="720"/>
            </w:tabs>
            <w:ind w:left="720" w:hanging="360"/>
            <w:jc w:val="both"/>
          </w:pPr>
        </w:pPrChange>
      </w:pPr>
      <w:del w:id="773" w:author="Madeeha Soomro (TF HO)" w:date="2026-03-18T13:10:00Z">
        <w:r w:rsidRPr="003C6D07" w:rsidDel="007C1A1B">
          <w:rPr>
            <w:b/>
            <w:bCs/>
            <w:sz w:val="20"/>
            <w:szCs w:val="20"/>
          </w:rPr>
          <w:delText>Audit and Forensics Support:</w:delText>
        </w:r>
      </w:del>
    </w:p>
    <w:p w14:paraId="70DCE630" w14:textId="33EE8A74" w:rsidR="00FC20CC" w:rsidRPr="003C6D07" w:rsidDel="007C1A1B" w:rsidRDefault="00FC20CC">
      <w:pPr>
        <w:pStyle w:val="BodyText"/>
        <w:jc w:val="center"/>
        <w:rPr>
          <w:del w:id="774" w:author="Madeeha Soomro (TF HO)" w:date="2026-03-18T13:10:00Z"/>
          <w:sz w:val="20"/>
          <w:szCs w:val="20"/>
        </w:rPr>
        <w:pPrChange w:id="775" w:author="Madeeha Soomro (TF HO)" w:date="2026-03-18T13:10:00Z">
          <w:pPr>
            <w:pStyle w:val="BodyText"/>
            <w:numPr>
              <w:ilvl w:val="1"/>
              <w:numId w:val="26"/>
            </w:numPr>
            <w:tabs>
              <w:tab w:val="num" w:pos="1440"/>
            </w:tabs>
            <w:ind w:left="1440" w:hanging="360"/>
            <w:jc w:val="both"/>
          </w:pPr>
        </w:pPrChange>
      </w:pPr>
      <w:del w:id="776" w:author="Madeeha Soomro (TF HO)" w:date="2026-03-18T13:10:00Z">
        <w:r w:rsidRPr="003C6D07" w:rsidDel="007C1A1B">
          <w:rPr>
            <w:sz w:val="20"/>
            <w:szCs w:val="20"/>
          </w:rPr>
          <w:delText>Maintain secure logs of system access and modifications to support investigations.</w:delText>
        </w:r>
      </w:del>
    </w:p>
    <w:p w14:paraId="6577AE1B" w14:textId="1481D10E" w:rsidR="00FC20CC" w:rsidRPr="003C6D07" w:rsidDel="007C1A1B" w:rsidRDefault="00FC20CC">
      <w:pPr>
        <w:pStyle w:val="BodyText"/>
        <w:jc w:val="center"/>
        <w:rPr>
          <w:del w:id="777" w:author="Madeeha Soomro (TF HO)" w:date="2026-03-18T13:10:00Z"/>
          <w:b/>
          <w:bCs/>
          <w:sz w:val="20"/>
          <w:szCs w:val="20"/>
        </w:rPr>
        <w:pPrChange w:id="778" w:author="Madeeha Soomro (TF HO)" w:date="2026-03-18T13:10:00Z">
          <w:pPr>
            <w:pStyle w:val="BodyText"/>
            <w:jc w:val="both"/>
          </w:pPr>
        </w:pPrChange>
      </w:pPr>
      <w:del w:id="779" w:author="Madeeha Soomro (TF HO)" w:date="2026-03-18T13:10:00Z">
        <w:r w:rsidRPr="003C6D07" w:rsidDel="007C1A1B">
          <w:rPr>
            <w:b/>
            <w:bCs/>
            <w:sz w:val="20"/>
            <w:szCs w:val="20"/>
          </w:rPr>
          <w:delText xml:space="preserve">2.2 </w:delText>
        </w:r>
        <w:r w:rsidR="0091437B" w:rsidRPr="003C6D07" w:rsidDel="007C1A1B">
          <w:rPr>
            <w:b/>
            <w:bCs/>
            <w:sz w:val="20"/>
            <w:szCs w:val="20"/>
          </w:rPr>
          <w:delText>COMMUNICATION SECURITY</w:delText>
        </w:r>
      </w:del>
    </w:p>
    <w:p w14:paraId="3B5F2696" w14:textId="00F0A767" w:rsidR="00FC20CC" w:rsidRPr="003C6D07" w:rsidDel="007C1A1B" w:rsidRDefault="00FC20CC">
      <w:pPr>
        <w:pStyle w:val="BodyText"/>
        <w:jc w:val="center"/>
        <w:rPr>
          <w:del w:id="780" w:author="Madeeha Soomro (TF HO)" w:date="2026-03-18T13:10:00Z"/>
          <w:sz w:val="20"/>
          <w:szCs w:val="20"/>
        </w:rPr>
        <w:pPrChange w:id="781" w:author="Madeeha Soomro (TF HO)" w:date="2026-03-18T13:10:00Z">
          <w:pPr>
            <w:pStyle w:val="BodyText"/>
            <w:numPr>
              <w:numId w:val="27"/>
            </w:numPr>
            <w:tabs>
              <w:tab w:val="num" w:pos="720"/>
            </w:tabs>
            <w:ind w:left="720" w:hanging="360"/>
            <w:jc w:val="both"/>
          </w:pPr>
        </w:pPrChange>
      </w:pPr>
      <w:del w:id="782" w:author="Madeeha Soomro (TF HO)" w:date="2026-03-18T13:10:00Z">
        <w:r w:rsidRPr="003C6D07" w:rsidDel="007C1A1B">
          <w:rPr>
            <w:b/>
            <w:bCs/>
            <w:sz w:val="20"/>
            <w:szCs w:val="20"/>
          </w:rPr>
          <w:delText>Email Authentication:</w:delText>
        </w:r>
      </w:del>
    </w:p>
    <w:p w14:paraId="4C582E18" w14:textId="2B52D96F" w:rsidR="00FC20CC" w:rsidRPr="003C6D07" w:rsidDel="007C1A1B" w:rsidRDefault="00FC20CC">
      <w:pPr>
        <w:pStyle w:val="BodyText"/>
        <w:jc w:val="center"/>
        <w:rPr>
          <w:del w:id="783" w:author="Madeeha Soomro (TF HO)" w:date="2026-03-18T13:10:00Z"/>
          <w:sz w:val="20"/>
          <w:szCs w:val="20"/>
        </w:rPr>
        <w:pPrChange w:id="784" w:author="Madeeha Soomro (TF HO)" w:date="2026-03-18T13:10:00Z">
          <w:pPr>
            <w:pStyle w:val="BodyText"/>
            <w:numPr>
              <w:ilvl w:val="1"/>
              <w:numId w:val="27"/>
            </w:numPr>
            <w:tabs>
              <w:tab w:val="num" w:pos="1440"/>
            </w:tabs>
            <w:ind w:left="1440" w:hanging="360"/>
            <w:jc w:val="both"/>
          </w:pPr>
        </w:pPrChange>
      </w:pPr>
      <w:del w:id="785" w:author="Madeeha Soomro (TF HO)" w:date="2026-03-18T13:10:00Z">
        <w:r w:rsidRPr="003C6D07" w:rsidDel="007C1A1B">
          <w:rPr>
            <w:sz w:val="20"/>
            <w:szCs w:val="20"/>
          </w:rPr>
          <w:delText>Authenticate all communication with the organization’s channels using Sender Policy Framework (SPF) and preferably DKIM and DMARC.</w:delText>
        </w:r>
      </w:del>
    </w:p>
    <w:p w14:paraId="6DED343E" w14:textId="4D06A472" w:rsidR="00FC20CC" w:rsidRPr="003C6D07" w:rsidDel="007C1A1B" w:rsidRDefault="00FC20CC">
      <w:pPr>
        <w:pStyle w:val="BodyText"/>
        <w:jc w:val="center"/>
        <w:rPr>
          <w:del w:id="786" w:author="Madeeha Soomro (TF HO)" w:date="2026-03-18T13:10:00Z"/>
          <w:b/>
          <w:bCs/>
          <w:sz w:val="20"/>
          <w:szCs w:val="20"/>
        </w:rPr>
        <w:pPrChange w:id="787" w:author="Madeeha Soomro (TF HO)" w:date="2026-03-18T13:10:00Z">
          <w:pPr>
            <w:pStyle w:val="BodyText"/>
            <w:jc w:val="both"/>
          </w:pPr>
        </w:pPrChange>
      </w:pPr>
      <w:del w:id="788" w:author="Madeeha Soomro (TF HO)" w:date="2026-03-18T13:10:00Z">
        <w:r w:rsidRPr="003C6D07" w:rsidDel="007C1A1B">
          <w:rPr>
            <w:b/>
            <w:bCs/>
            <w:sz w:val="20"/>
            <w:szCs w:val="20"/>
          </w:rPr>
          <w:delText xml:space="preserve">2.3 </w:delText>
        </w:r>
        <w:r w:rsidR="005B1873" w:rsidRPr="003C6D07" w:rsidDel="007C1A1B">
          <w:rPr>
            <w:b/>
            <w:bCs/>
            <w:sz w:val="20"/>
            <w:szCs w:val="20"/>
          </w:rPr>
          <w:delText>SYSTEM ACCESS AND INCIDENT MANAGEMENT</w:delText>
        </w:r>
      </w:del>
    </w:p>
    <w:p w14:paraId="3FFA3372" w14:textId="6EF5B997" w:rsidR="00FC20CC" w:rsidRPr="003C6D07" w:rsidDel="007C1A1B" w:rsidRDefault="00FC20CC">
      <w:pPr>
        <w:pStyle w:val="BodyText"/>
        <w:jc w:val="center"/>
        <w:rPr>
          <w:del w:id="789" w:author="Madeeha Soomro (TF HO)" w:date="2026-03-18T13:10:00Z"/>
          <w:sz w:val="20"/>
          <w:szCs w:val="20"/>
        </w:rPr>
        <w:pPrChange w:id="790" w:author="Madeeha Soomro (TF HO)" w:date="2026-03-18T13:10:00Z">
          <w:pPr>
            <w:pStyle w:val="BodyText"/>
            <w:numPr>
              <w:numId w:val="28"/>
            </w:numPr>
            <w:tabs>
              <w:tab w:val="num" w:pos="720"/>
            </w:tabs>
            <w:ind w:left="720" w:hanging="360"/>
            <w:jc w:val="both"/>
          </w:pPr>
        </w:pPrChange>
      </w:pPr>
      <w:del w:id="791" w:author="Madeeha Soomro (TF HO)" w:date="2026-03-18T13:10:00Z">
        <w:r w:rsidRPr="003C6D07" w:rsidDel="007C1A1B">
          <w:rPr>
            <w:b/>
            <w:bCs/>
            <w:sz w:val="20"/>
            <w:szCs w:val="20"/>
          </w:rPr>
          <w:delText>Access Restrictions:</w:delText>
        </w:r>
      </w:del>
    </w:p>
    <w:p w14:paraId="7C947F3E" w14:textId="63DDB862" w:rsidR="00FC20CC" w:rsidRPr="003C6D07" w:rsidDel="007C1A1B" w:rsidRDefault="00FC20CC">
      <w:pPr>
        <w:pStyle w:val="BodyText"/>
        <w:jc w:val="center"/>
        <w:rPr>
          <w:del w:id="792" w:author="Madeeha Soomro (TF HO)" w:date="2026-03-18T13:10:00Z"/>
          <w:sz w:val="20"/>
          <w:szCs w:val="20"/>
        </w:rPr>
        <w:pPrChange w:id="793" w:author="Madeeha Soomro (TF HO)" w:date="2026-03-18T13:10:00Z">
          <w:pPr>
            <w:pStyle w:val="BodyText"/>
            <w:numPr>
              <w:ilvl w:val="1"/>
              <w:numId w:val="28"/>
            </w:numPr>
            <w:tabs>
              <w:tab w:val="num" w:pos="1440"/>
            </w:tabs>
            <w:ind w:left="1440" w:hanging="360"/>
            <w:jc w:val="both"/>
          </w:pPr>
        </w:pPrChange>
      </w:pPr>
      <w:del w:id="794" w:author="Madeeha Soomro (TF HO)" w:date="2026-03-18T13:10:00Z">
        <w:r w:rsidRPr="003C6D07" w:rsidDel="007C1A1B">
          <w:rPr>
            <w:sz w:val="20"/>
            <w:szCs w:val="20"/>
          </w:rPr>
          <w:delText>Limit system access to authorized personnel.</w:delText>
        </w:r>
      </w:del>
    </w:p>
    <w:p w14:paraId="67E25DC4" w14:textId="4BF78269" w:rsidR="00FC20CC" w:rsidRPr="003C6D07" w:rsidDel="007C1A1B" w:rsidRDefault="00FC20CC">
      <w:pPr>
        <w:pStyle w:val="BodyText"/>
        <w:jc w:val="center"/>
        <w:rPr>
          <w:del w:id="795" w:author="Madeeha Soomro (TF HO)" w:date="2026-03-18T13:10:00Z"/>
          <w:sz w:val="20"/>
          <w:szCs w:val="20"/>
        </w:rPr>
        <w:pPrChange w:id="796" w:author="Madeeha Soomro (TF HO)" w:date="2026-03-18T13:10:00Z">
          <w:pPr>
            <w:pStyle w:val="BodyText"/>
            <w:numPr>
              <w:ilvl w:val="1"/>
              <w:numId w:val="28"/>
            </w:numPr>
            <w:tabs>
              <w:tab w:val="num" w:pos="1440"/>
            </w:tabs>
            <w:ind w:left="1440" w:hanging="360"/>
            <w:jc w:val="both"/>
          </w:pPr>
        </w:pPrChange>
      </w:pPr>
      <w:del w:id="797" w:author="Madeeha Soomro (TF HO)" w:date="2026-03-18T13:10:00Z">
        <w:r w:rsidRPr="003C6D07" w:rsidDel="007C1A1B">
          <w:rPr>
            <w:sz w:val="20"/>
            <w:szCs w:val="20"/>
          </w:rPr>
          <w:delText>Notify the organization promptly of personnel changes to revoke access.</w:delText>
        </w:r>
      </w:del>
    </w:p>
    <w:p w14:paraId="723405F0" w14:textId="0F557B7E" w:rsidR="00FC20CC" w:rsidRPr="003C6D07" w:rsidDel="007C1A1B" w:rsidRDefault="00FC20CC">
      <w:pPr>
        <w:pStyle w:val="BodyText"/>
        <w:jc w:val="center"/>
        <w:rPr>
          <w:del w:id="798" w:author="Madeeha Soomro (TF HO)" w:date="2026-03-18T13:10:00Z"/>
          <w:sz w:val="20"/>
          <w:szCs w:val="20"/>
        </w:rPr>
        <w:pPrChange w:id="799" w:author="Madeeha Soomro (TF HO)" w:date="2026-03-18T13:10:00Z">
          <w:pPr>
            <w:pStyle w:val="BodyText"/>
            <w:numPr>
              <w:numId w:val="28"/>
            </w:numPr>
            <w:tabs>
              <w:tab w:val="num" w:pos="720"/>
            </w:tabs>
            <w:ind w:left="720" w:hanging="360"/>
            <w:jc w:val="both"/>
          </w:pPr>
        </w:pPrChange>
      </w:pPr>
      <w:del w:id="800" w:author="Madeeha Soomro (TF HO)" w:date="2026-03-18T13:10:00Z">
        <w:r w:rsidRPr="003C6D07" w:rsidDel="007C1A1B">
          <w:rPr>
            <w:b/>
            <w:bCs/>
            <w:sz w:val="20"/>
            <w:szCs w:val="20"/>
          </w:rPr>
          <w:lastRenderedPageBreak/>
          <w:delText>Incident Reporting:</w:delText>
        </w:r>
      </w:del>
    </w:p>
    <w:p w14:paraId="50D4AAF1" w14:textId="10945D2F" w:rsidR="00FC20CC" w:rsidRPr="003C6D07" w:rsidDel="007C1A1B" w:rsidRDefault="00FC20CC">
      <w:pPr>
        <w:pStyle w:val="BodyText"/>
        <w:jc w:val="center"/>
        <w:rPr>
          <w:del w:id="801" w:author="Madeeha Soomro (TF HO)" w:date="2026-03-18T13:10:00Z"/>
          <w:sz w:val="20"/>
          <w:szCs w:val="20"/>
        </w:rPr>
        <w:pPrChange w:id="802" w:author="Madeeha Soomro (TF HO)" w:date="2026-03-18T13:10:00Z">
          <w:pPr>
            <w:pStyle w:val="BodyText"/>
            <w:numPr>
              <w:ilvl w:val="1"/>
              <w:numId w:val="28"/>
            </w:numPr>
            <w:tabs>
              <w:tab w:val="num" w:pos="1440"/>
            </w:tabs>
            <w:ind w:left="1440" w:hanging="360"/>
            <w:jc w:val="both"/>
          </w:pPr>
        </w:pPrChange>
      </w:pPr>
      <w:del w:id="803" w:author="Madeeha Soomro (TF HO)" w:date="2026-03-18T13:10:00Z">
        <w:r w:rsidRPr="003C6D07" w:rsidDel="007C1A1B">
          <w:rPr>
            <w:sz w:val="20"/>
            <w:szCs w:val="20"/>
          </w:rPr>
          <w:delText>Notify the organization of security incidents or breaches impacting its systems or data within 24 hours.</w:delText>
        </w:r>
      </w:del>
    </w:p>
    <w:p w14:paraId="09AEC8FB" w14:textId="26C78F58" w:rsidR="00FC20CC" w:rsidRPr="003C6D07" w:rsidDel="007C1A1B" w:rsidRDefault="00FC20CC">
      <w:pPr>
        <w:pStyle w:val="BodyText"/>
        <w:jc w:val="center"/>
        <w:rPr>
          <w:del w:id="804" w:author="Madeeha Soomro (TF HO)" w:date="2026-03-18T13:10:00Z"/>
          <w:sz w:val="20"/>
          <w:szCs w:val="20"/>
        </w:rPr>
        <w:pPrChange w:id="805" w:author="Madeeha Soomro (TF HO)" w:date="2026-03-18T13:10:00Z">
          <w:pPr>
            <w:pStyle w:val="BodyText"/>
            <w:numPr>
              <w:ilvl w:val="1"/>
              <w:numId w:val="28"/>
            </w:numPr>
            <w:tabs>
              <w:tab w:val="num" w:pos="1440"/>
            </w:tabs>
            <w:ind w:left="1440" w:hanging="360"/>
            <w:jc w:val="both"/>
          </w:pPr>
        </w:pPrChange>
      </w:pPr>
      <w:del w:id="806" w:author="Madeeha Soomro (TF HO)" w:date="2026-03-18T13:10:00Z">
        <w:r w:rsidRPr="003C6D07" w:rsidDel="007C1A1B">
          <w:rPr>
            <w:sz w:val="20"/>
            <w:szCs w:val="20"/>
          </w:rPr>
          <w:delText>Submit a root cause analysis (RCA) report within five (5) business days post-incident.</w:delText>
        </w:r>
      </w:del>
    </w:p>
    <w:p w14:paraId="1160E81A" w14:textId="26309E72" w:rsidR="00FC20CC" w:rsidRPr="003C6D07" w:rsidDel="007C1A1B" w:rsidRDefault="00FC20CC">
      <w:pPr>
        <w:pStyle w:val="BodyText"/>
        <w:jc w:val="center"/>
        <w:rPr>
          <w:del w:id="807" w:author="Madeeha Soomro (TF HO)" w:date="2026-03-18T13:10:00Z"/>
          <w:b/>
          <w:bCs/>
          <w:sz w:val="20"/>
          <w:szCs w:val="20"/>
        </w:rPr>
        <w:pPrChange w:id="808" w:author="Madeeha Soomro (TF HO)" w:date="2026-03-18T13:10:00Z">
          <w:pPr>
            <w:pStyle w:val="BodyText"/>
            <w:jc w:val="both"/>
          </w:pPr>
        </w:pPrChange>
      </w:pPr>
      <w:del w:id="809" w:author="Madeeha Soomro (TF HO)" w:date="2026-03-18T13:10:00Z">
        <w:r w:rsidRPr="003C6D07" w:rsidDel="007C1A1B">
          <w:rPr>
            <w:b/>
            <w:bCs/>
            <w:sz w:val="20"/>
            <w:szCs w:val="20"/>
          </w:rPr>
          <w:delText xml:space="preserve">2.4 </w:delText>
        </w:r>
        <w:r w:rsidR="005B1873" w:rsidRPr="003C6D07" w:rsidDel="007C1A1B">
          <w:rPr>
            <w:b/>
            <w:bCs/>
            <w:sz w:val="20"/>
            <w:szCs w:val="20"/>
          </w:rPr>
          <w:delText>COMPLIANCE WITH SECURITY STANDARDS</w:delText>
        </w:r>
      </w:del>
    </w:p>
    <w:p w14:paraId="4DB4F9A6" w14:textId="24012CD0" w:rsidR="00FC20CC" w:rsidRPr="003C6D07" w:rsidDel="007C1A1B" w:rsidRDefault="00FC20CC">
      <w:pPr>
        <w:pStyle w:val="BodyText"/>
        <w:jc w:val="center"/>
        <w:rPr>
          <w:del w:id="810" w:author="Madeeha Soomro (TF HO)" w:date="2026-03-18T13:10:00Z"/>
          <w:sz w:val="20"/>
          <w:szCs w:val="20"/>
        </w:rPr>
        <w:pPrChange w:id="811" w:author="Madeeha Soomro (TF HO)" w:date="2026-03-18T13:10:00Z">
          <w:pPr>
            <w:pStyle w:val="BodyText"/>
            <w:numPr>
              <w:numId w:val="29"/>
            </w:numPr>
            <w:tabs>
              <w:tab w:val="num" w:pos="720"/>
            </w:tabs>
            <w:ind w:left="720" w:hanging="360"/>
            <w:jc w:val="both"/>
          </w:pPr>
        </w:pPrChange>
      </w:pPr>
      <w:del w:id="812" w:author="Madeeha Soomro (TF HO)" w:date="2026-03-18T13:10:00Z">
        <w:r w:rsidRPr="003C6D07" w:rsidDel="007C1A1B">
          <w:rPr>
            <w:b/>
            <w:bCs/>
            <w:sz w:val="20"/>
            <w:szCs w:val="20"/>
          </w:rPr>
          <w:delText>Periodic Audits:</w:delText>
        </w:r>
      </w:del>
    </w:p>
    <w:p w14:paraId="32DA24BB" w14:textId="5C20E514" w:rsidR="00FC20CC" w:rsidRPr="003C6D07" w:rsidDel="007C1A1B" w:rsidRDefault="00FC20CC">
      <w:pPr>
        <w:pStyle w:val="BodyText"/>
        <w:jc w:val="center"/>
        <w:rPr>
          <w:del w:id="813" w:author="Madeeha Soomro (TF HO)" w:date="2026-03-18T13:10:00Z"/>
          <w:sz w:val="20"/>
          <w:szCs w:val="20"/>
        </w:rPr>
        <w:pPrChange w:id="814" w:author="Madeeha Soomro (TF HO)" w:date="2026-03-18T13:10:00Z">
          <w:pPr>
            <w:pStyle w:val="BodyText"/>
            <w:numPr>
              <w:ilvl w:val="1"/>
              <w:numId w:val="29"/>
            </w:numPr>
            <w:tabs>
              <w:tab w:val="num" w:pos="1440"/>
            </w:tabs>
            <w:ind w:left="1440" w:hanging="360"/>
            <w:jc w:val="both"/>
          </w:pPr>
        </w:pPrChange>
      </w:pPr>
      <w:del w:id="815" w:author="Madeeha Soomro (TF HO)" w:date="2026-03-18T13:10:00Z">
        <w:r w:rsidRPr="003C6D07" w:rsidDel="007C1A1B">
          <w:rPr>
            <w:sz w:val="20"/>
            <w:szCs w:val="20"/>
          </w:rPr>
          <w:delText>Conduct regular internal security audits and share summaries upon request.</w:delText>
        </w:r>
      </w:del>
    </w:p>
    <w:p w14:paraId="75BFE216" w14:textId="44A85713" w:rsidR="00FC20CC" w:rsidRPr="003C6D07" w:rsidDel="007C1A1B" w:rsidRDefault="00FC20CC">
      <w:pPr>
        <w:pStyle w:val="BodyText"/>
        <w:jc w:val="center"/>
        <w:rPr>
          <w:del w:id="816" w:author="Madeeha Soomro (TF HO)" w:date="2026-03-18T13:10:00Z"/>
          <w:sz w:val="20"/>
          <w:szCs w:val="20"/>
        </w:rPr>
        <w:pPrChange w:id="817" w:author="Madeeha Soomro (TF HO)" w:date="2026-03-18T13:10:00Z">
          <w:pPr>
            <w:pStyle w:val="BodyText"/>
            <w:numPr>
              <w:ilvl w:val="1"/>
              <w:numId w:val="29"/>
            </w:numPr>
            <w:tabs>
              <w:tab w:val="num" w:pos="1440"/>
            </w:tabs>
            <w:ind w:left="1440" w:hanging="360"/>
            <w:jc w:val="both"/>
          </w:pPr>
        </w:pPrChange>
      </w:pPr>
      <w:del w:id="818" w:author="Madeeha Soomro (TF HO)" w:date="2026-03-18T13:10:00Z">
        <w:r w:rsidRPr="003C6D07" w:rsidDel="007C1A1B">
          <w:rPr>
            <w:sz w:val="20"/>
            <w:szCs w:val="20"/>
          </w:rPr>
          <w:delText>Include provisions for unannounced audits in case of suspected non-compliance or security incidents.</w:delText>
        </w:r>
      </w:del>
    </w:p>
    <w:p w14:paraId="5D51631F" w14:textId="5DBBC32D" w:rsidR="00FC20CC" w:rsidRPr="003C6D07" w:rsidDel="007C1A1B" w:rsidRDefault="00FC20CC">
      <w:pPr>
        <w:pStyle w:val="BodyText"/>
        <w:jc w:val="center"/>
        <w:rPr>
          <w:del w:id="819" w:author="Madeeha Soomro (TF HO)" w:date="2026-03-18T13:10:00Z"/>
          <w:sz w:val="20"/>
          <w:szCs w:val="20"/>
        </w:rPr>
        <w:pPrChange w:id="820" w:author="Madeeha Soomro (TF HO)" w:date="2026-03-18T13:10:00Z">
          <w:pPr>
            <w:pStyle w:val="BodyText"/>
            <w:numPr>
              <w:numId w:val="29"/>
            </w:numPr>
            <w:tabs>
              <w:tab w:val="num" w:pos="720"/>
            </w:tabs>
            <w:ind w:left="720" w:hanging="360"/>
            <w:jc w:val="both"/>
          </w:pPr>
        </w:pPrChange>
      </w:pPr>
      <w:del w:id="821" w:author="Madeeha Soomro (TF HO)" w:date="2026-03-18T13:10:00Z">
        <w:r w:rsidRPr="003C6D07" w:rsidDel="007C1A1B">
          <w:rPr>
            <w:b/>
            <w:bCs/>
            <w:sz w:val="20"/>
            <w:szCs w:val="20"/>
          </w:rPr>
          <w:delText>Scalability of Obligations:</w:delText>
        </w:r>
      </w:del>
    </w:p>
    <w:p w14:paraId="1654834A" w14:textId="073B849F" w:rsidR="00FC20CC" w:rsidRPr="003C6D07" w:rsidDel="007C1A1B" w:rsidRDefault="00FC20CC">
      <w:pPr>
        <w:pStyle w:val="BodyText"/>
        <w:jc w:val="center"/>
        <w:rPr>
          <w:del w:id="822" w:author="Madeeha Soomro (TF HO)" w:date="2026-03-18T13:10:00Z"/>
          <w:sz w:val="20"/>
          <w:szCs w:val="20"/>
        </w:rPr>
        <w:pPrChange w:id="823" w:author="Madeeha Soomro (TF HO)" w:date="2026-03-18T13:10:00Z">
          <w:pPr>
            <w:pStyle w:val="BodyText"/>
            <w:numPr>
              <w:ilvl w:val="1"/>
              <w:numId w:val="29"/>
            </w:numPr>
            <w:tabs>
              <w:tab w:val="num" w:pos="1440"/>
            </w:tabs>
            <w:ind w:left="1440" w:hanging="360"/>
            <w:jc w:val="both"/>
          </w:pPr>
        </w:pPrChange>
      </w:pPr>
      <w:del w:id="824" w:author="Madeeha Soomro (TF HO)" w:date="2026-03-18T13:10:00Z">
        <w:r w:rsidRPr="003C6D07" w:rsidDel="007C1A1B">
          <w:rPr>
            <w:sz w:val="20"/>
            <w:szCs w:val="20"/>
          </w:rPr>
          <w:delText>Adhere to relevant clauses based on the level of access or service provided.</w:delText>
        </w:r>
      </w:del>
    </w:p>
    <w:p w14:paraId="433D7E5B" w14:textId="7D058187" w:rsidR="00FC20CC" w:rsidRPr="003C6D07" w:rsidDel="007C1A1B" w:rsidRDefault="00FC20CC">
      <w:pPr>
        <w:pStyle w:val="BodyText"/>
        <w:jc w:val="center"/>
        <w:rPr>
          <w:del w:id="825" w:author="Madeeha Soomro (TF HO)" w:date="2026-03-18T13:10:00Z"/>
          <w:b/>
          <w:bCs/>
          <w:sz w:val="20"/>
          <w:szCs w:val="20"/>
        </w:rPr>
        <w:pPrChange w:id="826" w:author="Madeeha Soomro (TF HO)" w:date="2026-03-18T13:10:00Z">
          <w:pPr>
            <w:pStyle w:val="BodyText"/>
            <w:jc w:val="both"/>
          </w:pPr>
        </w:pPrChange>
      </w:pPr>
      <w:del w:id="827" w:author="Madeeha Soomro (TF HO)" w:date="2026-03-18T13:10:00Z">
        <w:r w:rsidRPr="003C6D07" w:rsidDel="007C1A1B">
          <w:rPr>
            <w:b/>
            <w:bCs/>
            <w:sz w:val="20"/>
            <w:szCs w:val="20"/>
          </w:rPr>
          <w:delText xml:space="preserve">2.5 </w:delText>
        </w:r>
        <w:r w:rsidR="005B1873" w:rsidRPr="003C6D07" w:rsidDel="007C1A1B">
          <w:rPr>
            <w:b/>
            <w:bCs/>
            <w:sz w:val="20"/>
            <w:szCs w:val="20"/>
          </w:rPr>
          <w:delText>CENTRAL BANK OVERSIGHT</w:delText>
        </w:r>
      </w:del>
    </w:p>
    <w:p w14:paraId="2925460C" w14:textId="59EDA380" w:rsidR="00FC20CC" w:rsidRPr="003C6D07" w:rsidDel="007C1A1B" w:rsidRDefault="00FC20CC">
      <w:pPr>
        <w:pStyle w:val="BodyText"/>
        <w:jc w:val="center"/>
        <w:rPr>
          <w:del w:id="828" w:author="Madeeha Soomro (TF HO)" w:date="2026-03-18T13:10:00Z"/>
          <w:sz w:val="20"/>
          <w:szCs w:val="20"/>
        </w:rPr>
        <w:pPrChange w:id="829" w:author="Madeeha Soomro (TF HO)" w:date="2026-03-18T13:10:00Z">
          <w:pPr>
            <w:pStyle w:val="BodyText"/>
            <w:numPr>
              <w:numId w:val="30"/>
            </w:numPr>
            <w:tabs>
              <w:tab w:val="num" w:pos="720"/>
            </w:tabs>
            <w:ind w:left="720" w:hanging="360"/>
            <w:jc w:val="both"/>
          </w:pPr>
        </w:pPrChange>
      </w:pPr>
      <w:del w:id="830" w:author="Madeeha Soomro (TF HO)" w:date="2026-03-18T13:10:00Z">
        <w:r w:rsidRPr="003C6D07" w:rsidDel="007C1A1B">
          <w:rPr>
            <w:b/>
            <w:bCs/>
            <w:sz w:val="20"/>
            <w:szCs w:val="20"/>
          </w:rPr>
          <w:delText>Review and Audit by State Bank of Pakistan (SBP):</w:delText>
        </w:r>
      </w:del>
    </w:p>
    <w:p w14:paraId="15FCFDCC" w14:textId="6042EABB" w:rsidR="00FC20CC" w:rsidRPr="003C6D07" w:rsidDel="007C1A1B" w:rsidRDefault="00214AF5">
      <w:pPr>
        <w:pStyle w:val="BodyText"/>
        <w:jc w:val="center"/>
        <w:rPr>
          <w:del w:id="831" w:author="Madeeha Soomro (TF HO)" w:date="2026-03-18T13:10:00Z"/>
          <w:sz w:val="20"/>
          <w:szCs w:val="20"/>
        </w:rPr>
        <w:pPrChange w:id="832" w:author="Madeeha Soomro (TF HO)" w:date="2026-03-18T13:10:00Z">
          <w:pPr>
            <w:pStyle w:val="BodyText"/>
            <w:numPr>
              <w:ilvl w:val="1"/>
              <w:numId w:val="30"/>
            </w:numPr>
            <w:tabs>
              <w:tab w:val="num" w:pos="1440"/>
            </w:tabs>
            <w:ind w:left="1440" w:hanging="360"/>
            <w:jc w:val="both"/>
          </w:pPr>
        </w:pPrChange>
      </w:pPr>
      <w:del w:id="833" w:author="Madeeha Soomro (TF HO)" w:date="2026-03-18T13:10:00Z">
        <w:r w:rsidDel="007C1A1B">
          <w:rPr>
            <w:sz w:val="20"/>
            <w:szCs w:val="20"/>
            <w:u w:val="single"/>
          </w:rPr>
          <w:delText>SSGC</w:delText>
        </w:r>
        <w:r w:rsidR="00FC20CC" w:rsidRPr="003C6D07" w:rsidDel="007C1A1B">
          <w:rPr>
            <w:sz w:val="20"/>
            <w:szCs w:val="20"/>
          </w:rPr>
          <w:delText xml:space="preserve"> must comply with requests for audits, reviews, or inspections conducted by the SBP or its appointed representatives.</w:delText>
        </w:r>
      </w:del>
    </w:p>
    <w:p w14:paraId="25A140DF" w14:textId="0233EC44" w:rsidR="00FC20CC" w:rsidRPr="003C6D07" w:rsidDel="007C1A1B" w:rsidRDefault="00FC20CC">
      <w:pPr>
        <w:pStyle w:val="BodyText"/>
        <w:jc w:val="center"/>
        <w:rPr>
          <w:del w:id="834" w:author="Madeeha Soomro (TF HO)" w:date="2026-03-18T13:10:00Z"/>
          <w:sz w:val="20"/>
          <w:szCs w:val="20"/>
        </w:rPr>
        <w:pPrChange w:id="835" w:author="Madeeha Soomro (TF HO)" w:date="2026-03-18T13:10:00Z">
          <w:pPr>
            <w:pStyle w:val="BodyText"/>
            <w:numPr>
              <w:ilvl w:val="1"/>
              <w:numId w:val="30"/>
            </w:numPr>
            <w:tabs>
              <w:tab w:val="num" w:pos="1440"/>
            </w:tabs>
            <w:ind w:left="1440" w:hanging="360"/>
            <w:jc w:val="both"/>
          </w:pPr>
        </w:pPrChange>
      </w:pPr>
      <w:del w:id="836" w:author="Madeeha Soomro (TF HO)" w:date="2026-03-18T13:10:00Z">
        <w:r w:rsidRPr="003C6D07" w:rsidDel="007C1A1B">
          <w:rPr>
            <w:sz w:val="20"/>
            <w:szCs w:val="20"/>
          </w:rPr>
          <w:delText>Provide timely access to all requested documents, systems, and personnel to facilitate such reviews.</w:delText>
        </w:r>
      </w:del>
    </w:p>
    <w:p w14:paraId="3642629C" w14:textId="7D7BE807" w:rsidR="00FC20CC" w:rsidRPr="003C6D07" w:rsidDel="007C1A1B" w:rsidRDefault="00FC20CC">
      <w:pPr>
        <w:pStyle w:val="BodyText"/>
        <w:jc w:val="center"/>
        <w:rPr>
          <w:del w:id="837" w:author="Madeeha Soomro (TF HO)" w:date="2026-03-18T13:10:00Z"/>
          <w:sz w:val="20"/>
          <w:szCs w:val="20"/>
        </w:rPr>
        <w:pPrChange w:id="838" w:author="Madeeha Soomro (TF HO)" w:date="2026-03-18T13:10:00Z">
          <w:pPr>
            <w:pStyle w:val="BodyText"/>
            <w:numPr>
              <w:numId w:val="30"/>
            </w:numPr>
            <w:tabs>
              <w:tab w:val="num" w:pos="720"/>
            </w:tabs>
            <w:ind w:left="720" w:hanging="360"/>
            <w:jc w:val="both"/>
          </w:pPr>
        </w:pPrChange>
      </w:pPr>
      <w:del w:id="839" w:author="Madeeha Soomro (TF HO)" w:date="2026-03-18T13:10:00Z">
        <w:r w:rsidRPr="003C6D07" w:rsidDel="007C1A1B">
          <w:rPr>
            <w:b/>
            <w:bCs/>
            <w:sz w:val="20"/>
            <w:szCs w:val="20"/>
          </w:rPr>
          <w:delText>Compliance Obligations:</w:delText>
        </w:r>
      </w:del>
    </w:p>
    <w:p w14:paraId="2BCDCBF8" w14:textId="1BAE8B61" w:rsidR="00FC20CC" w:rsidRPr="003C6D07" w:rsidDel="007C1A1B" w:rsidRDefault="00FC20CC">
      <w:pPr>
        <w:pStyle w:val="BodyText"/>
        <w:jc w:val="center"/>
        <w:rPr>
          <w:del w:id="840" w:author="Madeeha Soomro (TF HO)" w:date="2026-03-18T13:10:00Z"/>
          <w:sz w:val="20"/>
          <w:szCs w:val="20"/>
        </w:rPr>
        <w:pPrChange w:id="841" w:author="Madeeha Soomro (TF HO)" w:date="2026-03-18T13:10:00Z">
          <w:pPr>
            <w:pStyle w:val="BodyText"/>
            <w:numPr>
              <w:ilvl w:val="1"/>
              <w:numId w:val="30"/>
            </w:numPr>
            <w:tabs>
              <w:tab w:val="num" w:pos="1440"/>
            </w:tabs>
            <w:ind w:left="1440" w:hanging="360"/>
            <w:jc w:val="both"/>
          </w:pPr>
        </w:pPrChange>
      </w:pPr>
      <w:del w:id="842" w:author="Madeeha Soomro (TF HO)" w:date="2026-03-18T13:10:00Z">
        <w:r w:rsidRPr="003C6D07" w:rsidDel="007C1A1B">
          <w:rPr>
            <w:sz w:val="20"/>
            <w:szCs w:val="20"/>
          </w:rPr>
          <w:delText>Ensure all operations align with applicable SBP guidelines and directives. Non-compliance may result in immediate termination of the contract and legal proceedings.</w:delText>
        </w:r>
      </w:del>
    </w:p>
    <w:p w14:paraId="1116C602" w14:textId="269EF45E" w:rsidR="00FC20CC" w:rsidRPr="003C6D07" w:rsidDel="007C1A1B" w:rsidRDefault="00FC20CC">
      <w:pPr>
        <w:pStyle w:val="BodyText"/>
        <w:jc w:val="center"/>
        <w:rPr>
          <w:del w:id="843" w:author="Madeeha Soomro (TF HO)" w:date="2026-03-18T13:10:00Z"/>
          <w:b/>
          <w:bCs/>
          <w:sz w:val="20"/>
          <w:szCs w:val="20"/>
        </w:rPr>
        <w:pPrChange w:id="844" w:author="Madeeha Soomro (TF HO)" w:date="2026-03-18T13:10:00Z">
          <w:pPr>
            <w:pStyle w:val="BodyText"/>
            <w:jc w:val="both"/>
          </w:pPr>
        </w:pPrChange>
      </w:pPr>
      <w:del w:id="845" w:author="Madeeha Soomro (TF HO)" w:date="2026-03-18T13:10:00Z">
        <w:r w:rsidRPr="003C6D07" w:rsidDel="007C1A1B">
          <w:rPr>
            <w:b/>
            <w:bCs/>
            <w:sz w:val="20"/>
            <w:szCs w:val="20"/>
          </w:rPr>
          <w:delText xml:space="preserve">2.6 </w:delText>
        </w:r>
        <w:r w:rsidR="005B1873" w:rsidRPr="003C6D07" w:rsidDel="007C1A1B">
          <w:rPr>
            <w:b/>
            <w:bCs/>
            <w:sz w:val="20"/>
            <w:szCs w:val="20"/>
          </w:rPr>
          <w:delText>ONGOING RISK ASSESSMENTS</w:delText>
        </w:r>
      </w:del>
    </w:p>
    <w:p w14:paraId="31B6F732" w14:textId="17EE803F" w:rsidR="00FC20CC" w:rsidRPr="003C6D07" w:rsidDel="007C1A1B" w:rsidRDefault="00214AF5">
      <w:pPr>
        <w:pStyle w:val="BodyText"/>
        <w:jc w:val="center"/>
        <w:rPr>
          <w:del w:id="846" w:author="Madeeha Soomro (TF HO)" w:date="2026-03-18T13:10:00Z"/>
          <w:sz w:val="20"/>
          <w:szCs w:val="20"/>
        </w:rPr>
        <w:pPrChange w:id="847" w:author="Madeeha Soomro (TF HO)" w:date="2026-03-18T13:10:00Z">
          <w:pPr>
            <w:pStyle w:val="BodyText"/>
            <w:numPr>
              <w:numId w:val="31"/>
            </w:numPr>
            <w:tabs>
              <w:tab w:val="num" w:pos="720"/>
            </w:tabs>
            <w:ind w:left="720" w:hanging="360"/>
            <w:jc w:val="both"/>
          </w:pPr>
        </w:pPrChange>
      </w:pPr>
      <w:del w:id="848" w:author="Madeeha Soomro (TF HO)" w:date="2026-03-18T13:10:00Z">
        <w:r w:rsidDel="007C1A1B">
          <w:rPr>
            <w:sz w:val="20"/>
            <w:szCs w:val="20"/>
          </w:rPr>
          <w:delText>SSGC</w:delText>
        </w:r>
        <w:r w:rsidR="00CE5302" w:rsidDel="007C1A1B">
          <w:rPr>
            <w:sz w:val="20"/>
            <w:szCs w:val="20"/>
          </w:rPr>
          <w:delText xml:space="preserve"> is</w:delText>
        </w:r>
        <w:r w:rsidR="00FC20CC" w:rsidRPr="003C6D07" w:rsidDel="007C1A1B">
          <w:rPr>
            <w:sz w:val="20"/>
            <w:szCs w:val="20"/>
          </w:rPr>
          <w:delText xml:space="preserve"> required to perform regular risk assessments to identify vulnerabilities and mitigate risks. Results of these assessments must be shared upon request.</w:delText>
        </w:r>
      </w:del>
    </w:p>
    <w:p w14:paraId="5336030B" w14:textId="684E0664" w:rsidR="00FC20CC" w:rsidRPr="003C6D07" w:rsidDel="007C1A1B" w:rsidRDefault="00FC20CC">
      <w:pPr>
        <w:pStyle w:val="BodyText"/>
        <w:jc w:val="center"/>
        <w:rPr>
          <w:del w:id="849" w:author="Madeeha Soomro (TF HO)" w:date="2026-03-18T13:10:00Z"/>
          <w:b/>
          <w:bCs/>
          <w:sz w:val="20"/>
          <w:szCs w:val="20"/>
        </w:rPr>
        <w:pPrChange w:id="850" w:author="Madeeha Soomro (TF HO)" w:date="2026-03-18T13:10:00Z">
          <w:pPr>
            <w:pStyle w:val="BodyText"/>
            <w:jc w:val="both"/>
          </w:pPr>
        </w:pPrChange>
      </w:pPr>
      <w:del w:id="851" w:author="Madeeha Soomro (TF HO)" w:date="2026-03-18T13:10:00Z">
        <w:r w:rsidRPr="003C6D07" w:rsidDel="007C1A1B">
          <w:rPr>
            <w:b/>
            <w:bCs/>
            <w:sz w:val="20"/>
            <w:szCs w:val="20"/>
          </w:rPr>
          <w:delText xml:space="preserve">2.7 </w:delText>
        </w:r>
        <w:r w:rsidR="005B1873" w:rsidRPr="003C6D07" w:rsidDel="007C1A1B">
          <w:rPr>
            <w:b/>
            <w:bCs/>
            <w:sz w:val="20"/>
            <w:szCs w:val="20"/>
          </w:rPr>
          <w:delText>DATA ENCRYPTION STANDARDS</w:delText>
        </w:r>
      </w:del>
    </w:p>
    <w:p w14:paraId="5A1F9A95" w14:textId="145812EE" w:rsidR="00FC20CC" w:rsidRPr="003C6D07" w:rsidDel="007C1A1B" w:rsidRDefault="00FC20CC">
      <w:pPr>
        <w:pStyle w:val="BodyText"/>
        <w:jc w:val="center"/>
        <w:rPr>
          <w:del w:id="852" w:author="Madeeha Soomro (TF HO)" w:date="2026-03-18T13:10:00Z"/>
          <w:sz w:val="20"/>
          <w:szCs w:val="20"/>
        </w:rPr>
        <w:pPrChange w:id="853" w:author="Madeeha Soomro (TF HO)" w:date="2026-03-18T13:10:00Z">
          <w:pPr>
            <w:pStyle w:val="BodyText"/>
            <w:numPr>
              <w:numId w:val="32"/>
            </w:numPr>
            <w:tabs>
              <w:tab w:val="num" w:pos="720"/>
            </w:tabs>
            <w:ind w:left="720" w:hanging="360"/>
            <w:jc w:val="both"/>
          </w:pPr>
        </w:pPrChange>
      </w:pPr>
      <w:del w:id="854" w:author="Madeeha Soomro (TF HO)" w:date="2026-03-18T13:10:00Z">
        <w:r w:rsidRPr="003C6D07" w:rsidDel="007C1A1B">
          <w:rPr>
            <w:sz w:val="20"/>
            <w:szCs w:val="20"/>
          </w:rPr>
          <w:delText>All data in transit and at rest must be encrypted using industry-standard protocols (e.g., AES-256 for encryption and TLS for transmission).</w:delText>
        </w:r>
      </w:del>
    </w:p>
    <w:p w14:paraId="097A1AF4" w14:textId="4CD2E162" w:rsidR="00FC20CC" w:rsidRPr="003C6D07" w:rsidDel="007C1A1B" w:rsidRDefault="00FC20CC">
      <w:pPr>
        <w:pStyle w:val="BodyText"/>
        <w:jc w:val="center"/>
        <w:rPr>
          <w:del w:id="855" w:author="Madeeha Soomro (TF HO)" w:date="2026-03-18T13:10:00Z"/>
          <w:b/>
          <w:bCs/>
          <w:sz w:val="20"/>
          <w:szCs w:val="20"/>
        </w:rPr>
        <w:pPrChange w:id="856" w:author="Madeeha Soomro (TF HO)" w:date="2026-03-18T13:10:00Z">
          <w:pPr>
            <w:pStyle w:val="BodyText"/>
            <w:jc w:val="both"/>
          </w:pPr>
        </w:pPrChange>
      </w:pPr>
      <w:del w:id="857" w:author="Madeeha Soomro (TF HO)" w:date="2026-03-18T13:10:00Z">
        <w:r w:rsidRPr="003C6D07" w:rsidDel="007C1A1B">
          <w:rPr>
            <w:b/>
            <w:bCs/>
            <w:sz w:val="20"/>
            <w:szCs w:val="20"/>
          </w:rPr>
          <w:delText xml:space="preserve">2.8 </w:delText>
        </w:r>
        <w:r w:rsidR="005B1873" w:rsidDel="007C1A1B">
          <w:rPr>
            <w:b/>
            <w:bCs/>
            <w:sz w:val="20"/>
            <w:szCs w:val="20"/>
          </w:rPr>
          <w:delText>SSGC</w:delText>
        </w:r>
        <w:r w:rsidR="005B1873" w:rsidRPr="003C6D07" w:rsidDel="007C1A1B">
          <w:rPr>
            <w:b/>
            <w:bCs/>
            <w:sz w:val="20"/>
            <w:szCs w:val="20"/>
          </w:rPr>
          <w:delText xml:space="preserve"> TRAINING</w:delText>
        </w:r>
      </w:del>
    </w:p>
    <w:p w14:paraId="2C68A76F" w14:textId="6A01DBC8" w:rsidR="00FC20CC" w:rsidRPr="003C6D07" w:rsidDel="007C1A1B" w:rsidRDefault="00214AF5">
      <w:pPr>
        <w:pStyle w:val="BodyText"/>
        <w:jc w:val="center"/>
        <w:rPr>
          <w:del w:id="858" w:author="Madeeha Soomro (TF HO)" w:date="2026-03-18T13:10:00Z"/>
          <w:sz w:val="20"/>
          <w:szCs w:val="20"/>
        </w:rPr>
        <w:pPrChange w:id="859" w:author="Madeeha Soomro (TF HO)" w:date="2026-03-18T13:10:00Z">
          <w:pPr>
            <w:pStyle w:val="BodyText"/>
            <w:numPr>
              <w:numId w:val="35"/>
            </w:numPr>
            <w:tabs>
              <w:tab w:val="num" w:pos="720"/>
            </w:tabs>
            <w:ind w:left="720" w:hanging="360"/>
            <w:jc w:val="both"/>
          </w:pPr>
        </w:pPrChange>
      </w:pPr>
      <w:del w:id="860" w:author="Madeeha Soomro (TF HO)" w:date="2026-03-18T13:10:00Z">
        <w:r w:rsidDel="007C1A1B">
          <w:rPr>
            <w:sz w:val="20"/>
            <w:szCs w:val="20"/>
          </w:rPr>
          <w:delText>SSGC</w:delText>
        </w:r>
        <w:r w:rsidR="00FC20CC" w:rsidRPr="003C6D07" w:rsidDel="007C1A1B">
          <w:rPr>
            <w:sz w:val="20"/>
            <w:szCs w:val="20"/>
          </w:rPr>
          <w:delText xml:space="preserve"> must ensure their employees undergo regular cybersecurity training.</w:delText>
        </w:r>
      </w:del>
    </w:p>
    <w:p w14:paraId="45EC07EB" w14:textId="645981A3" w:rsidR="00FC20CC" w:rsidRPr="003C6D07" w:rsidDel="007C1A1B" w:rsidRDefault="00FC20CC">
      <w:pPr>
        <w:pStyle w:val="BodyText"/>
        <w:jc w:val="center"/>
        <w:rPr>
          <w:del w:id="861" w:author="Madeeha Soomro (TF HO)" w:date="2026-03-18T13:10:00Z"/>
          <w:sz w:val="20"/>
          <w:szCs w:val="20"/>
        </w:rPr>
        <w:pPrChange w:id="862" w:author="Madeeha Soomro (TF HO)" w:date="2026-03-18T13:10:00Z">
          <w:pPr>
            <w:pStyle w:val="BodyText"/>
            <w:numPr>
              <w:numId w:val="35"/>
            </w:numPr>
            <w:tabs>
              <w:tab w:val="num" w:pos="720"/>
            </w:tabs>
            <w:ind w:left="720" w:hanging="360"/>
            <w:jc w:val="both"/>
          </w:pPr>
        </w:pPrChange>
      </w:pPr>
      <w:del w:id="863" w:author="Madeeha Soomro (TF HO)" w:date="2026-03-18T13:10:00Z">
        <w:r w:rsidRPr="003C6D07" w:rsidDel="007C1A1B">
          <w:rPr>
            <w:sz w:val="20"/>
            <w:szCs w:val="20"/>
          </w:rPr>
          <w:delText>Training must include awareness of phishing, secure handling of data, and compliance with Mobilink Microfinance Bank Ltd policies.</w:delText>
        </w:r>
      </w:del>
    </w:p>
    <w:p w14:paraId="0AF89DDD" w14:textId="76A6C210" w:rsidR="00FC20CC" w:rsidRPr="003C6D07" w:rsidDel="007C1A1B" w:rsidRDefault="00FC20CC">
      <w:pPr>
        <w:pStyle w:val="BodyText"/>
        <w:jc w:val="center"/>
        <w:rPr>
          <w:del w:id="864" w:author="Madeeha Soomro (TF HO)" w:date="2026-03-18T13:10:00Z"/>
          <w:b/>
          <w:bCs/>
          <w:sz w:val="20"/>
          <w:szCs w:val="20"/>
        </w:rPr>
        <w:pPrChange w:id="865" w:author="Madeeha Soomro (TF HO)" w:date="2026-03-18T13:10:00Z">
          <w:pPr>
            <w:pStyle w:val="BodyText"/>
            <w:jc w:val="both"/>
          </w:pPr>
        </w:pPrChange>
      </w:pPr>
      <w:del w:id="866" w:author="Madeeha Soomro (TF HO)" w:date="2026-03-18T13:10:00Z">
        <w:r w:rsidRPr="003C6D07" w:rsidDel="007C1A1B">
          <w:rPr>
            <w:b/>
            <w:bCs/>
            <w:sz w:val="20"/>
            <w:szCs w:val="20"/>
          </w:rPr>
          <w:delText xml:space="preserve">2.9 </w:delText>
        </w:r>
        <w:r w:rsidR="005B1873" w:rsidRPr="003C6D07" w:rsidDel="007C1A1B">
          <w:rPr>
            <w:b/>
            <w:bCs/>
            <w:sz w:val="20"/>
            <w:szCs w:val="20"/>
          </w:rPr>
          <w:delText>AWARENESS CAMPAIGNS</w:delText>
        </w:r>
      </w:del>
    </w:p>
    <w:p w14:paraId="7ECCD271" w14:textId="3485BFFC" w:rsidR="00FC20CC" w:rsidRPr="003C6D07" w:rsidDel="007C1A1B" w:rsidRDefault="00214AF5">
      <w:pPr>
        <w:pStyle w:val="BodyText"/>
        <w:jc w:val="center"/>
        <w:rPr>
          <w:del w:id="867" w:author="Madeeha Soomro (TF HO)" w:date="2026-03-18T13:10:00Z"/>
          <w:sz w:val="20"/>
          <w:szCs w:val="20"/>
        </w:rPr>
        <w:pPrChange w:id="868" w:author="Madeeha Soomro (TF HO)" w:date="2026-03-18T13:10:00Z">
          <w:pPr>
            <w:pStyle w:val="BodyText"/>
            <w:numPr>
              <w:numId w:val="36"/>
            </w:numPr>
            <w:tabs>
              <w:tab w:val="num" w:pos="720"/>
            </w:tabs>
            <w:ind w:left="720" w:hanging="360"/>
            <w:jc w:val="both"/>
          </w:pPr>
        </w:pPrChange>
      </w:pPr>
      <w:del w:id="869" w:author="Madeeha Soomro (TF HO)" w:date="2026-03-18T13:10:00Z">
        <w:r w:rsidDel="007C1A1B">
          <w:rPr>
            <w:sz w:val="20"/>
            <w:szCs w:val="20"/>
          </w:rPr>
          <w:delText>SSGC</w:delText>
        </w:r>
        <w:r w:rsidR="00FC20CC" w:rsidRPr="003C6D07" w:rsidDel="007C1A1B">
          <w:rPr>
            <w:sz w:val="20"/>
            <w:szCs w:val="20"/>
          </w:rPr>
          <w:delText xml:space="preserve"> must participate in security awareness campaigns conducted by Mobilink Microfinance Bank Ltd if required.</w:delText>
        </w:r>
      </w:del>
    </w:p>
    <w:p w14:paraId="12B22ADF" w14:textId="7C9EBE74" w:rsidR="00FC20CC" w:rsidRPr="003C6D07" w:rsidDel="007C1A1B" w:rsidRDefault="005B1873">
      <w:pPr>
        <w:pStyle w:val="BodyText"/>
        <w:jc w:val="center"/>
        <w:rPr>
          <w:del w:id="870" w:author="Madeeha Soomro (TF HO)" w:date="2026-03-18T13:10:00Z"/>
          <w:b/>
          <w:sz w:val="20"/>
          <w:szCs w:val="20"/>
        </w:rPr>
        <w:pPrChange w:id="871" w:author="Madeeha Soomro (TF HO)" w:date="2026-03-18T13:10:00Z">
          <w:pPr>
            <w:pStyle w:val="BodyText"/>
            <w:numPr>
              <w:numId w:val="37"/>
            </w:numPr>
            <w:ind w:left="360" w:hanging="270"/>
            <w:jc w:val="both"/>
          </w:pPr>
        </w:pPrChange>
      </w:pPr>
      <w:del w:id="872" w:author="Madeeha Soomro (TF HO)" w:date="2026-03-18T13:10:00Z">
        <w:r w:rsidRPr="003C6D07" w:rsidDel="007C1A1B">
          <w:rPr>
            <w:b/>
            <w:sz w:val="20"/>
            <w:szCs w:val="20"/>
          </w:rPr>
          <w:delText>AUDIT AND REVIEW RIGHTS FOR CYBERSECURITY AND INFORMATION SECURITY</w:delText>
        </w:r>
      </w:del>
    </w:p>
    <w:p w14:paraId="58235D31" w14:textId="588B2FCB" w:rsidR="00FC20CC" w:rsidRPr="003C6D07" w:rsidDel="007C1A1B" w:rsidRDefault="00FC20CC">
      <w:pPr>
        <w:pStyle w:val="BodyText"/>
        <w:jc w:val="center"/>
        <w:rPr>
          <w:del w:id="873" w:author="Madeeha Soomro (TF HO)" w:date="2026-03-18T13:10:00Z"/>
          <w:b/>
          <w:bCs/>
          <w:sz w:val="20"/>
          <w:szCs w:val="20"/>
        </w:rPr>
        <w:pPrChange w:id="874" w:author="Madeeha Soomro (TF HO)" w:date="2026-03-18T13:10:00Z">
          <w:pPr>
            <w:pStyle w:val="BodyText"/>
            <w:jc w:val="both"/>
          </w:pPr>
        </w:pPrChange>
      </w:pPr>
      <w:del w:id="875" w:author="Madeeha Soomro (TF HO)" w:date="2026-03-18T13:10:00Z">
        <w:r w:rsidRPr="003C6D07" w:rsidDel="007C1A1B">
          <w:rPr>
            <w:b/>
            <w:bCs/>
            <w:sz w:val="20"/>
            <w:szCs w:val="20"/>
          </w:rPr>
          <w:delText xml:space="preserve">3.1 </w:delText>
        </w:r>
        <w:r w:rsidR="005B1873" w:rsidRPr="003C6D07" w:rsidDel="007C1A1B">
          <w:rPr>
            <w:b/>
            <w:bCs/>
            <w:sz w:val="20"/>
            <w:szCs w:val="20"/>
          </w:rPr>
          <w:delText>AUDIT RIGHTS OF MOBILINK MICROFINANCE BANK LTD</w:delText>
        </w:r>
      </w:del>
    </w:p>
    <w:p w14:paraId="5FBAF2C5" w14:textId="420536C5" w:rsidR="00FC20CC" w:rsidRPr="003C6D07" w:rsidDel="007C1A1B" w:rsidRDefault="00FC20CC">
      <w:pPr>
        <w:pStyle w:val="BodyText"/>
        <w:jc w:val="center"/>
        <w:rPr>
          <w:del w:id="876" w:author="Madeeha Soomro (TF HO)" w:date="2026-03-18T13:10:00Z"/>
          <w:sz w:val="20"/>
          <w:szCs w:val="20"/>
        </w:rPr>
        <w:pPrChange w:id="877" w:author="Madeeha Soomro (TF HO)" w:date="2026-03-18T13:10:00Z">
          <w:pPr>
            <w:pStyle w:val="BodyText"/>
            <w:numPr>
              <w:numId w:val="33"/>
            </w:numPr>
            <w:tabs>
              <w:tab w:val="num" w:pos="720"/>
            </w:tabs>
            <w:ind w:left="720" w:hanging="360"/>
            <w:jc w:val="both"/>
          </w:pPr>
        </w:pPrChange>
      </w:pPr>
      <w:del w:id="878" w:author="Madeeha Soomro (TF HO)" w:date="2026-03-18T13:10:00Z">
        <w:r w:rsidRPr="003C6D07" w:rsidDel="007C1A1B">
          <w:rPr>
            <w:b/>
            <w:bCs/>
            <w:sz w:val="20"/>
            <w:szCs w:val="20"/>
          </w:rPr>
          <w:delText>Audit Scope:</w:delText>
        </w:r>
      </w:del>
    </w:p>
    <w:p w14:paraId="220064D5" w14:textId="2984DCA1" w:rsidR="00FC20CC" w:rsidRPr="003C6D07" w:rsidDel="007C1A1B" w:rsidRDefault="00FC20CC">
      <w:pPr>
        <w:pStyle w:val="BodyText"/>
        <w:jc w:val="center"/>
        <w:rPr>
          <w:del w:id="879" w:author="Madeeha Soomro (TF HO)" w:date="2026-03-18T13:10:00Z"/>
          <w:sz w:val="20"/>
          <w:szCs w:val="20"/>
        </w:rPr>
        <w:pPrChange w:id="880" w:author="Madeeha Soomro (TF HO)" w:date="2026-03-18T13:10:00Z">
          <w:pPr>
            <w:pStyle w:val="BodyText"/>
            <w:numPr>
              <w:ilvl w:val="1"/>
              <w:numId w:val="33"/>
            </w:numPr>
            <w:tabs>
              <w:tab w:val="num" w:pos="1440"/>
            </w:tabs>
            <w:ind w:left="1440" w:hanging="360"/>
            <w:jc w:val="both"/>
          </w:pPr>
        </w:pPrChange>
      </w:pPr>
      <w:del w:id="881" w:author="Madeeha Soomro (TF HO)" w:date="2026-03-18T13:10:00Z">
        <w:r w:rsidRPr="003C6D07" w:rsidDel="007C1A1B">
          <w:rPr>
            <w:sz w:val="20"/>
            <w:szCs w:val="20"/>
          </w:rPr>
          <w:delText xml:space="preserve">Mobilink Microfinance Bank Ltd reserves the right to audit the </w:delText>
        </w:r>
        <w:r w:rsidR="00214AF5" w:rsidDel="007C1A1B">
          <w:rPr>
            <w:sz w:val="20"/>
            <w:szCs w:val="20"/>
          </w:rPr>
          <w:delText>SSGC</w:delText>
        </w:r>
        <w:r w:rsidR="00CE5302" w:rsidDel="007C1A1B">
          <w:rPr>
            <w:sz w:val="20"/>
            <w:szCs w:val="20"/>
          </w:rPr>
          <w:delText>S</w:delText>
        </w:r>
        <w:r w:rsidRPr="003C6D07" w:rsidDel="007C1A1B">
          <w:rPr>
            <w:sz w:val="20"/>
            <w:szCs w:val="20"/>
          </w:rPr>
          <w:delText>’s information security practices, including compliance with laws, regulations, and industry standards.</w:delText>
        </w:r>
      </w:del>
    </w:p>
    <w:p w14:paraId="0428FD20" w14:textId="45FCB1BC" w:rsidR="00FC20CC" w:rsidRPr="003C6D07" w:rsidDel="007C1A1B" w:rsidRDefault="00FC20CC">
      <w:pPr>
        <w:pStyle w:val="BodyText"/>
        <w:jc w:val="center"/>
        <w:rPr>
          <w:del w:id="882" w:author="Madeeha Soomro (TF HO)" w:date="2026-03-18T13:10:00Z"/>
          <w:sz w:val="20"/>
          <w:szCs w:val="20"/>
        </w:rPr>
        <w:pPrChange w:id="883" w:author="Madeeha Soomro (TF HO)" w:date="2026-03-18T13:10:00Z">
          <w:pPr>
            <w:pStyle w:val="BodyText"/>
            <w:numPr>
              <w:numId w:val="33"/>
            </w:numPr>
            <w:tabs>
              <w:tab w:val="num" w:pos="720"/>
            </w:tabs>
            <w:ind w:left="720" w:hanging="360"/>
            <w:jc w:val="both"/>
          </w:pPr>
        </w:pPrChange>
      </w:pPr>
      <w:del w:id="884" w:author="Madeeha Soomro (TF HO)" w:date="2026-03-18T13:10:00Z">
        <w:r w:rsidRPr="003C6D07" w:rsidDel="007C1A1B">
          <w:rPr>
            <w:b/>
            <w:bCs/>
            <w:sz w:val="20"/>
            <w:szCs w:val="20"/>
          </w:rPr>
          <w:delText>Audit Notice:</w:delText>
        </w:r>
      </w:del>
    </w:p>
    <w:p w14:paraId="33835B84" w14:textId="0A3B4E1F" w:rsidR="00FC20CC" w:rsidRPr="003C6D07" w:rsidDel="007C1A1B" w:rsidRDefault="00FC20CC">
      <w:pPr>
        <w:pStyle w:val="BodyText"/>
        <w:jc w:val="center"/>
        <w:rPr>
          <w:del w:id="885" w:author="Madeeha Soomro (TF HO)" w:date="2026-03-18T13:10:00Z"/>
          <w:sz w:val="20"/>
          <w:szCs w:val="20"/>
        </w:rPr>
        <w:pPrChange w:id="886" w:author="Madeeha Soomro (TF HO)" w:date="2026-03-18T13:10:00Z">
          <w:pPr>
            <w:pStyle w:val="BodyText"/>
            <w:numPr>
              <w:ilvl w:val="1"/>
              <w:numId w:val="33"/>
            </w:numPr>
            <w:tabs>
              <w:tab w:val="num" w:pos="1440"/>
            </w:tabs>
            <w:ind w:left="1440" w:hanging="360"/>
            <w:jc w:val="both"/>
          </w:pPr>
        </w:pPrChange>
      </w:pPr>
      <w:del w:id="887" w:author="Madeeha Soomro (TF HO)" w:date="2026-03-18T13:10:00Z">
        <w:r w:rsidRPr="003C6D07" w:rsidDel="007C1A1B">
          <w:rPr>
            <w:sz w:val="20"/>
            <w:szCs w:val="20"/>
          </w:rPr>
          <w:delText>Provide fourteen (14) business days’ notice before conducting an audit.</w:delText>
        </w:r>
      </w:del>
    </w:p>
    <w:p w14:paraId="515A94D8" w14:textId="0478F3AF" w:rsidR="00FC20CC" w:rsidRPr="003C6D07" w:rsidDel="007C1A1B" w:rsidRDefault="00FC20CC">
      <w:pPr>
        <w:pStyle w:val="BodyText"/>
        <w:jc w:val="center"/>
        <w:rPr>
          <w:del w:id="888" w:author="Madeeha Soomro (TF HO)" w:date="2026-03-18T13:10:00Z"/>
          <w:sz w:val="20"/>
          <w:szCs w:val="20"/>
        </w:rPr>
        <w:pPrChange w:id="889" w:author="Madeeha Soomro (TF HO)" w:date="2026-03-18T13:10:00Z">
          <w:pPr>
            <w:pStyle w:val="BodyText"/>
            <w:numPr>
              <w:numId w:val="33"/>
            </w:numPr>
            <w:tabs>
              <w:tab w:val="num" w:pos="720"/>
            </w:tabs>
            <w:ind w:left="720" w:hanging="360"/>
            <w:jc w:val="both"/>
          </w:pPr>
        </w:pPrChange>
      </w:pPr>
      <w:del w:id="890" w:author="Madeeha Soomro (TF HO)" w:date="2026-03-18T13:10:00Z">
        <w:r w:rsidRPr="003C6D07" w:rsidDel="007C1A1B">
          <w:rPr>
            <w:b/>
            <w:bCs/>
            <w:sz w:val="20"/>
            <w:szCs w:val="20"/>
          </w:rPr>
          <w:delText>Audit Support:</w:delText>
        </w:r>
      </w:del>
    </w:p>
    <w:p w14:paraId="1B0CFDA9" w14:textId="3DEB4C51" w:rsidR="00FC20CC" w:rsidRPr="003C6D07" w:rsidDel="007C1A1B" w:rsidRDefault="00FC20CC">
      <w:pPr>
        <w:pStyle w:val="BodyText"/>
        <w:jc w:val="center"/>
        <w:rPr>
          <w:del w:id="891" w:author="Madeeha Soomro (TF HO)" w:date="2026-03-18T13:10:00Z"/>
          <w:sz w:val="20"/>
          <w:szCs w:val="20"/>
        </w:rPr>
        <w:pPrChange w:id="892" w:author="Madeeha Soomro (TF HO)" w:date="2026-03-18T13:10:00Z">
          <w:pPr>
            <w:pStyle w:val="BodyText"/>
            <w:numPr>
              <w:ilvl w:val="1"/>
              <w:numId w:val="33"/>
            </w:numPr>
            <w:tabs>
              <w:tab w:val="num" w:pos="1440"/>
            </w:tabs>
            <w:ind w:left="1440" w:hanging="360"/>
            <w:jc w:val="both"/>
          </w:pPr>
        </w:pPrChange>
      </w:pPr>
      <w:del w:id="893" w:author="Madeeha Soomro (TF HO)" w:date="2026-03-18T13:10:00Z">
        <w:r w:rsidRPr="003C6D07" w:rsidDel="007C1A1B">
          <w:rPr>
            <w:sz w:val="20"/>
            <w:szCs w:val="20"/>
          </w:rPr>
          <w:delText xml:space="preserve">The </w:delText>
        </w:r>
        <w:r w:rsidR="00214AF5" w:rsidDel="007C1A1B">
          <w:rPr>
            <w:sz w:val="20"/>
            <w:szCs w:val="20"/>
          </w:rPr>
          <w:delText>SSGC</w:delText>
        </w:r>
        <w:r w:rsidRPr="003C6D07" w:rsidDel="007C1A1B">
          <w:rPr>
            <w:sz w:val="20"/>
            <w:szCs w:val="20"/>
          </w:rPr>
          <w:delText xml:space="preserve"> shall provide full support, including access to documents, systems, and personnel.</w:delText>
        </w:r>
      </w:del>
    </w:p>
    <w:p w14:paraId="5C6BF20B" w14:textId="2F5A70FC" w:rsidR="00FC20CC" w:rsidRPr="003C6D07" w:rsidDel="007C1A1B" w:rsidRDefault="00FC20CC">
      <w:pPr>
        <w:pStyle w:val="BodyText"/>
        <w:jc w:val="center"/>
        <w:rPr>
          <w:del w:id="894" w:author="Madeeha Soomro (TF HO)" w:date="2026-03-18T13:10:00Z"/>
          <w:sz w:val="20"/>
          <w:szCs w:val="20"/>
        </w:rPr>
        <w:pPrChange w:id="895" w:author="Madeeha Soomro (TF HO)" w:date="2026-03-18T13:10:00Z">
          <w:pPr>
            <w:pStyle w:val="BodyText"/>
            <w:numPr>
              <w:numId w:val="33"/>
            </w:numPr>
            <w:tabs>
              <w:tab w:val="num" w:pos="720"/>
            </w:tabs>
            <w:ind w:left="720" w:hanging="360"/>
            <w:jc w:val="both"/>
          </w:pPr>
        </w:pPrChange>
      </w:pPr>
      <w:del w:id="896" w:author="Madeeha Soomro (TF HO)" w:date="2026-03-18T13:10:00Z">
        <w:r w:rsidRPr="003C6D07" w:rsidDel="007C1A1B">
          <w:rPr>
            <w:b/>
            <w:bCs/>
            <w:sz w:val="20"/>
            <w:szCs w:val="20"/>
          </w:rPr>
          <w:delText>Audit Findings:</w:delText>
        </w:r>
      </w:del>
    </w:p>
    <w:p w14:paraId="34316BEF" w14:textId="1E603828" w:rsidR="00FC20CC" w:rsidRPr="003C6D07" w:rsidDel="007C1A1B" w:rsidRDefault="00FC20CC">
      <w:pPr>
        <w:pStyle w:val="BodyText"/>
        <w:jc w:val="center"/>
        <w:rPr>
          <w:del w:id="897" w:author="Madeeha Soomro (TF HO)" w:date="2026-03-18T13:10:00Z"/>
          <w:sz w:val="20"/>
          <w:szCs w:val="20"/>
        </w:rPr>
        <w:pPrChange w:id="898" w:author="Madeeha Soomro (TF HO)" w:date="2026-03-18T13:10:00Z">
          <w:pPr>
            <w:pStyle w:val="BodyText"/>
            <w:numPr>
              <w:ilvl w:val="1"/>
              <w:numId w:val="33"/>
            </w:numPr>
            <w:tabs>
              <w:tab w:val="num" w:pos="1440"/>
            </w:tabs>
            <w:ind w:left="1440" w:hanging="360"/>
            <w:jc w:val="both"/>
          </w:pPr>
        </w:pPrChange>
      </w:pPr>
      <w:del w:id="899" w:author="Madeeha Soomro (TF HO)" w:date="2026-03-18T13:10:00Z">
        <w:r w:rsidRPr="003C6D07" w:rsidDel="007C1A1B">
          <w:rPr>
            <w:sz w:val="20"/>
            <w:szCs w:val="20"/>
          </w:rPr>
          <w:delText xml:space="preserve">Share findings and require the </w:delText>
        </w:r>
        <w:r w:rsidR="00214AF5" w:rsidDel="007C1A1B">
          <w:rPr>
            <w:sz w:val="20"/>
            <w:szCs w:val="20"/>
          </w:rPr>
          <w:delText>SSGC</w:delText>
        </w:r>
        <w:r w:rsidRPr="003C6D07" w:rsidDel="007C1A1B">
          <w:rPr>
            <w:sz w:val="20"/>
            <w:szCs w:val="20"/>
          </w:rPr>
          <w:delText xml:space="preserve"> to address issues within a defined timeframe.</w:delText>
        </w:r>
      </w:del>
    </w:p>
    <w:p w14:paraId="670684CA" w14:textId="6216812C" w:rsidR="00FC20CC" w:rsidRPr="003C6D07" w:rsidDel="007C1A1B" w:rsidRDefault="00FC20CC">
      <w:pPr>
        <w:pStyle w:val="BodyText"/>
        <w:jc w:val="center"/>
        <w:rPr>
          <w:del w:id="900" w:author="Madeeha Soomro (TF HO)" w:date="2026-03-18T13:10:00Z"/>
          <w:sz w:val="20"/>
          <w:szCs w:val="20"/>
        </w:rPr>
        <w:pPrChange w:id="901" w:author="Madeeha Soomro (TF HO)" w:date="2026-03-18T13:10:00Z">
          <w:pPr>
            <w:pStyle w:val="BodyText"/>
            <w:numPr>
              <w:numId w:val="33"/>
            </w:numPr>
            <w:tabs>
              <w:tab w:val="num" w:pos="720"/>
            </w:tabs>
            <w:ind w:left="720" w:hanging="360"/>
            <w:jc w:val="both"/>
          </w:pPr>
        </w:pPrChange>
      </w:pPr>
      <w:del w:id="902" w:author="Madeeha Soomro (TF HO)" w:date="2026-03-18T13:10:00Z">
        <w:r w:rsidRPr="003C6D07" w:rsidDel="007C1A1B">
          <w:rPr>
            <w:b/>
            <w:bCs/>
            <w:sz w:val="20"/>
            <w:szCs w:val="20"/>
          </w:rPr>
          <w:delText>Material Deficiencies:</w:delText>
        </w:r>
      </w:del>
    </w:p>
    <w:p w14:paraId="002138D7" w14:textId="61E53C1D" w:rsidR="00FC20CC" w:rsidDel="007C1A1B" w:rsidRDefault="00FC20CC">
      <w:pPr>
        <w:pStyle w:val="BodyText"/>
        <w:jc w:val="center"/>
        <w:rPr>
          <w:del w:id="903" w:author="Madeeha Soomro (TF HO)" w:date="2026-03-18T13:10:00Z"/>
          <w:sz w:val="20"/>
          <w:szCs w:val="20"/>
        </w:rPr>
        <w:pPrChange w:id="904" w:author="Madeeha Soomro (TF HO)" w:date="2026-03-18T13:10:00Z">
          <w:pPr>
            <w:pStyle w:val="BodyText"/>
            <w:numPr>
              <w:ilvl w:val="1"/>
              <w:numId w:val="33"/>
            </w:numPr>
            <w:tabs>
              <w:tab w:val="num" w:pos="1440"/>
            </w:tabs>
            <w:ind w:left="1440" w:hanging="360"/>
            <w:jc w:val="both"/>
          </w:pPr>
        </w:pPrChange>
      </w:pPr>
      <w:del w:id="905" w:author="Madeeha Soomro (TF HO)" w:date="2026-03-18T13:10:00Z">
        <w:r w:rsidRPr="003C6D07" w:rsidDel="007C1A1B">
          <w:rPr>
            <w:sz w:val="20"/>
            <w:szCs w:val="20"/>
          </w:rPr>
          <w:delText>Mobilink Microfinance Bank Ltd may conduct verification reviews after remediation.</w:delText>
        </w:r>
      </w:del>
    </w:p>
    <w:p w14:paraId="2FEE0306" w14:textId="32401F6B" w:rsidR="005B1873" w:rsidDel="007C1A1B" w:rsidRDefault="005B1873">
      <w:pPr>
        <w:pStyle w:val="BodyText"/>
        <w:jc w:val="center"/>
        <w:rPr>
          <w:del w:id="906" w:author="Madeeha Soomro (TF HO)" w:date="2026-03-18T13:10:00Z"/>
          <w:sz w:val="20"/>
          <w:szCs w:val="20"/>
        </w:rPr>
        <w:pPrChange w:id="907" w:author="Madeeha Soomro (TF HO)" w:date="2026-03-18T13:10:00Z">
          <w:pPr>
            <w:pStyle w:val="BodyText"/>
            <w:jc w:val="both"/>
          </w:pPr>
        </w:pPrChange>
      </w:pPr>
    </w:p>
    <w:p w14:paraId="0FEE94A4" w14:textId="61022183" w:rsidR="005B1873" w:rsidDel="007C1A1B" w:rsidRDefault="005B1873">
      <w:pPr>
        <w:pStyle w:val="BodyText"/>
        <w:jc w:val="center"/>
        <w:rPr>
          <w:del w:id="908" w:author="Madeeha Soomro (TF HO)" w:date="2026-03-18T13:10:00Z"/>
          <w:sz w:val="20"/>
          <w:szCs w:val="20"/>
        </w:rPr>
        <w:pPrChange w:id="909" w:author="Madeeha Soomro (TF HO)" w:date="2026-03-18T13:10:00Z">
          <w:pPr>
            <w:pStyle w:val="BodyText"/>
            <w:jc w:val="both"/>
          </w:pPr>
        </w:pPrChange>
      </w:pPr>
    </w:p>
    <w:p w14:paraId="105299ED" w14:textId="29CC9008" w:rsidR="005B1873" w:rsidRPr="003C6D07" w:rsidDel="007C1A1B" w:rsidRDefault="005B1873">
      <w:pPr>
        <w:pStyle w:val="BodyText"/>
        <w:jc w:val="center"/>
        <w:rPr>
          <w:del w:id="910" w:author="Madeeha Soomro (TF HO)" w:date="2026-03-18T13:10:00Z"/>
          <w:sz w:val="20"/>
          <w:szCs w:val="20"/>
        </w:rPr>
        <w:pPrChange w:id="911" w:author="Madeeha Soomro (TF HO)" w:date="2026-03-18T13:10:00Z">
          <w:pPr>
            <w:pStyle w:val="BodyText"/>
            <w:jc w:val="both"/>
          </w:pPr>
        </w:pPrChange>
      </w:pPr>
    </w:p>
    <w:p w14:paraId="158E4276" w14:textId="5ED2359E" w:rsidR="00FC20CC" w:rsidRPr="003C6D07" w:rsidDel="007C1A1B" w:rsidRDefault="00FC20CC">
      <w:pPr>
        <w:pStyle w:val="BodyText"/>
        <w:jc w:val="center"/>
        <w:rPr>
          <w:del w:id="912" w:author="Madeeha Soomro (TF HO)" w:date="2026-03-18T13:10:00Z"/>
          <w:b/>
          <w:bCs/>
          <w:sz w:val="20"/>
          <w:szCs w:val="20"/>
        </w:rPr>
        <w:pPrChange w:id="913" w:author="Madeeha Soomro (TF HO)" w:date="2026-03-18T13:10:00Z">
          <w:pPr>
            <w:pStyle w:val="BodyText"/>
            <w:jc w:val="both"/>
          </w:pPr>
        </w:pPrChange>
      </w:pPr>
      <w:del w:id="914" w:author="Madeeha Soomro (TF HO)" w:date="2026-03-18T13:10:00Z">
        <w:r w:rsidRPr="003C6D07" w:rsidDel="007C1A1B">
          <w:rPr>
            <w:b/>
            <w:bCs/>
            <w:sz w:val="20"/>
            <w:szCs w:val="20"/>
          </w:rPr>
          <w:delText xml:space="preserve">3.2 </w:delText>
        </w:r>
        <w:r w:rsidR="005B1873" w:rsidRPr="003C6D07" w:rsidDel="007C1A1B">
          <w:rPr>
            <w:b/>
            <w:bCs/>
            <w:sz w:val="20"/>
            <w:szCs w:val="20"/>
          </w:rPr>
          <w:delText>REGULATORY OVERSIGHT</w:delText>
        </w:r>
      </w:del>
    </w:p>
    <w:p w14:paraId="0D985EBF" w14:textId="16B08E5F" w:rsidR="00FC20CC" w:rsidRPr="003C6D07" w:rsidDel="007C1A1B" w:rsidRDefault="00FC20CC">
      <w:pPr>
        <w:pStyle w:val="BodyText"/>
        <w:jc w:val="center"/>
        <w:rPr>
          <w:del w:id="915" w:author="Madeeha Soomro (TF HO)" w:date="2026-03-18T13:10:00Z"/>
          <w:sz w:val="20"/>
          <w:szCs w:val="20"/>
        </w:rPr>
        <w:pPrChange w:id="916" w:author="Madeeha Soomro (TF HO)" w:date="2026-03-18T13:10:00Z">
          <w:pPr>
            <w:pStyle w:val="BodyText"/>
            <w:numPr>
              <w:numId w:val="34"/>
            </w:numPr>
            <w:tabs>
              <w:tab w:val="num" w:pos="720"/>
            </w:tabs>
            <w:ind w:left="720" w:hanging="360"/>
            <w:jc w:val="both"/>
          </w:pPr>
        </w:pPrChange>
      </w:pPr>
      <w:del w:id="917" w:author="Madeeha Soomro (TF HO)" w:date="2026-03-18T13:10:00Z">
        <w:r w:rsidRPr="003C6D07" w:rsidDel="007C1A1B">
          <w:rPr>
            <w:b/>
            <w:bCs/>
            <w:sz w:val="20"/>
            <w:szCs w:val="20"/>
          </w:rPr>
          <w:lastRenderedPageBreak/>
          <w:delText>State Bank of Pakistan (SBP) Audits:</w:delText>
        </w:r>
      </w:del>
    </w:p>
    <w:p w14:paraId="297777DF" w14:textId="1229C736" w:rsidR="00FC20CC" w:rsidRPr="003C6D07" w:rsidDel="007C1A1B" w:rsidRDefault="00214AF5">
      <w:pPr>
        <w:pStyle w:val="BodyText"/>
        <w:jc w:val="center"/>
        <w:rPr>
          <w:del w:id="918" w:author="Madeeha Soomro (TF HO)" w:date="2026-03-18T13:10:00Z"/>
          <w:sz w:val="20"/>
          <w:szCs w:val="20"/>
        </w:rPr>
        <w:pPrChange w:id="919" w:author="Madeeha Soomro (TF HO)" w:date="2026-03-18T13:10:00Z">
          <w:pPr>
            <w:pStyle w:val="BodyText"/>
            <w:numPr>
              <w:ilvl w:val="1"/>
              <w:numId w:val="34"/>
            </w:numPr>
            <w:tabs>
              <w:tab w:val="num" w:pos="1440"/>
            </w:tabs>
            <w:ind w:left="1440" w:hanging="360"/>
            <w:jc w:val="both"/>
          </w:pPr>
        </w:pPrChange>
      </w:pPr>
      <w:del w:id="920" w:author="Madeeha Soomro (TF HO)" w:date="2026-03-18T13:10:00Z">
        <w:r w:rsidDel="007C1A1B">
          <w:rPr>
            <w:sz w:val="20"/>
            <w:szCs w:val="20"/>
          </w:rPr>
          <w:delText>SSGC</w:delText>
        </w:r>
        <w:r w:rsidR="00FC20CC" w:rsidRPr="003C6D07" w:rsidDel="007C1A1B">
          <w:rPr>
            <w:sz w:val="20"/>
            <w:szCs w:val="20"/>
          </w:rPr>
          <w:delText xml:space="preserve"> shall ensure full cooperation with SBP audits, including the provision of necessary access and documentation.</w:delText>
        </w:r>
      </w:del>
    </w:p>
    <w:p w14:paraId="673E71AB" w14:textId="1B250C25" w:rsidR="00FC20CC" w:rsidRPr="003C6D07" w:rsidDel="007C1A1B" w:rsidRDefault="00FC20CC">
      <w:pPr>
        <w:pStyle w:val="BodyText"/>
        <w:jc w:val="center"/>
        <w:rPr>
          <w:del w:id="921" w:author="Madeeha Soomro (TF HO)" w:date="2026-03-18T13:10:00Z"/>
          <w:sz w:val="20"/>
          <w:szCs w:val="20"/>
        </w:rPr>
        <w:pPrChange w:id="922" w:author="Madeeha Soomro (TF HO)" w:date="2026-03-18T13:10:00Z">
          <w:pPr>
            <w:pStyle w:val="BodyText"/>
            <w:numPr>
              <w:numId w:val="34"/>
            </w:numPr>
            <w:tabs>
              <w:tab w:val="num" w:pos="720"/>
            </w:tabs>
            <w:ind w:left="720" w:hanging="360"/>
            <w:jc w:val="both"/>
          </w:pPr>
        </w:pPrChange>
      </w:pPr>
      <w:del w:id="923" w:author="Madeeha Soomro (TF HO)" w:date="2026-03-18T13:10:00Z">
        <w:r w:rsidRPr="003C6D07" w:rsidDel="007C1A1B">
          <w:rPr>
            <w:b/>
            <w:bCs/>
            <w:sz w:val="20"/>
            <w:szCs w:val="20"/>
          </w:rPr>
          <w:delText>Regulatory Reporting:</w:delText>
        </w:r>
      </w:del>
    </w:p>
    <w:p w14:paraId="619BA05C" w14:textId="448F5430" w:rsidR="00FC20CC" w:rsidRPr="003C6D07" w:rsidDel="007C1A1B" w:rsidRDefault="00FC20CC">
      <w:pPr>
        <w:pStyle w:val="BodyText"/>
        <w:jc w:val="center"/>
        <w:rPr>
          <w:del w:id="924" w:author="Madeeha Soomro (TF HO)" w:date="2026-03-18T13:10:00Z"/>
          <w:sz w:val="20"/>
          <w:szCs w:val="20"/>
        </w:rPr>
        <w:pPrChange w:id="925" w:author="Madeeha Soomro (TF HO)" w:date="2026-03-18T13:10:00Z">
          <w:pPr>
            <w:pStyle w:val="BodyText"/>
            <w:numPr>
              <w:ilvl w:val="1"/>
              <w:numId w:val="34"/>
            </w:numPr>
            <w:tabs>
              <w:tab w:val="num" w:pos="1440"/>
            </w:tabs>
            <w:ind w:left="1440" w:hanging="360"/>
            <w:jc w:val="both"/>
          </w:pPr>
        </w:pPrChange>
      </w:pPr>
      <w:del w:id="926" w:author="Madeeha Soomro (TF HO)" w:date="2026-03-18T13:10:00Z">
        <w:r w:rsidRPr="003C6D07" w:rsidDel="007C1A1B">
          <w:rPr>
            <w:sz w:val="20"/>
            <w:szCs w:val="20"/>
          </w:rPr>
          <w:delText>Provide periodic compliance reports as required by SBP or Mobilink Microfinance Bank Ltd.</w:delText>
        </w:r>
      </w:del>
    </w:p>
    <w:p w14:paraId="2A63D133" w14:textId="499D9AAA" w:rsidR="00FC20CC" w:rsidRPr="003C6D07" w:rsidDel="007C1A1B" w:rsidRDefault="00FC20CC">
      <w:pPr>
        <w:pStyle w:val="BodyText"/>
        <w:jc w:val="center"/>
        <w:rPr>
          <w:del w:id="927" w:author="Madeeha Soomro (TF HO)" w:date="2026-03-18T13:10:00Z"/>
          <w:sz w:val="20"/>
          <w:szCs w:val="20"/>
        </w:rPr>
        <w:pPrChange w:id="928" w:author="Madeeha Soomro (TF HO)" w:date="2026-03-18T13:10:00Z">
          <w:pPr>
            <w:pStyle w:val="BodyText"/>
            <w:jc w:val="both"/>
          </w:pPr>
        </w:pPrChange>
      </w:pPr>
    </w:p>
    <w:p w14:paraId="525D5AF5" w14:textId="3E4354CF" w:rsidR="00FC20CC" w:rsidRPr="003C6D07" w:rsidDel="007C1A1B" w:rsidRDefault="00FC20CC">
      <w:pPr>
        <w:pStyle w:val="BodyText"/>
        <w:jc w:val="center"/>
        <w:rPr>
          <w:del w:id="929" w:author="Madeeha Soomro (TF HO)" w:date="2026-03-18T13:10:00Z"/>
          <w:sz w:val="20"/>
          <w:szCs w:val="20"/>
        </w:rPr>
        <w:pPrChange w:id="930" w:author="Madeeha Soomro (TF HO)" w:date="2026-03-18T13:10:00Z">
          <w:pPr>
            <w:pStyle w:val="BodyText"/>
            <w:jc w:val="both"/>
          </w:pPr>
        </w:pPrChange>
      </w:pPr>
    </w:p>
    <w:p w14:paraId="3DDB7131" w14:textId="77777777" w:rsidR="00EC292C" w:rsidRPr="003C6D07" w:rsidRDefault="00EC292C" w:rsidP="00A376F1">
      <w:pPr>
        <w:pStyle w:val="BodyText"/>
        <w:rPr>
          <w:sz w:val="20"/>
          <w:szCs w:val="20"/>
        </w:rPr>
      </w:pPr>
    </w:p>
    <w:sectPr w:rsidR="00EC292C" w:rsidRPr="003C6D07" w:rsidSect="009F53B5">
      <w:headerReference w:type="default" r:id="rId12"/>
      <w:footerReference w:type="default" r:id="rId13"/>
      <w:pgSz w:w="12240" w:h="20160" w:code="5"/>
      <w:pgMar w:top="1440" w:right="1080" w:bottom="1440" w:left="1080" w:header="1701" w:footer="170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6" w:author="Madeeha Soomro (TF HO)" w:date="2026-03-18T14:11:00Z" w:initials="MS(H">
    <w:p w14:paraId="24BF02B5" w14:textId="48AF0CEE" w:rsidR="00880594" w:rsidRDefault="00880594">
      <w:pPr>
        <w:pStyle w:val="CommentText"/>
      </w:pPr>
      <w:r>
        <w:rPr>
          <w:rStyle w:val="CommentReference"/>
        </w:rPr>
        <w:annotationRef/>
      </w:r>
      <w:r>
        <w:t>Covered in point no. 4</w:t>
      </w:r>
    </w:p>
  </w:comment>
  <w:comment w:id="33" w:author="Madeeha Soomro (TF HO)" w:date="2026-03-17T13:07:00Z" w:initials="MS(H">
    <w:p w14:paraId="3E8AD75A" w14:textId="2CC3129A" w:rsidR="00D35D77" w:rsidRDefault="00D35D77">
      <w:pPr>
        <w:pStyle w:val="CommentText"/>
      </w:pPr>
      <w:r>
        <w:rPr>
          <w:rStyle w:val="CommentReference"/>
        </w:rPr>
        <w:annotationRef/>
      </w:r>
      <w:r>
        <w:t xml:space="preserve">SSGC cannot be restricted to 45 days. </w:t>
      </w:r>
    </w:p>
    <w:p w14:paraId="52AD69C6" w14:textId="5679ADD4" w:rsidR="00D35D77" w:rsidRDefault="00D35D77">
      <w:pPr>
        <w:pStyle w:val="CommentText"/>
      </w:pPr>
      <w:r>
        <w:t xml:space="preserve">As soon as it appears that there is any difference in data processed and funds transferred, we would approach MMBL </w:t>
      </w:r>
    </w:p>
  </w:comment>
  <w:comment w:id="45" w:author="Madeeha Soomro (TF HO)" w:date="2026-03-18T14:22:00Z" w:initials="MS(H">
    <w:p w14:paraId="2B3F35AF" w14:textId="50AF18A9" w:rsidR="00C345BB" w:rsidRDefault="00C345BB">
      <w:pPr>
        <w:pStyle w:val="CommentText"/>
      </w:pPr>
      <w:r>
        <w:rPr>
          <w:rStyle w:val="CommentReference"/>
        </w:rPr>
        <w:annotationRef/>
      </w:r>
      <w:r>
        <w:t xml:space="preserve">Covered in point </w:t>
      </w:r>
      <w:r>
        <w:t>4</w:t>
      </w:r>
      <w:bookmarkStart w:id="46" w:name="_GoBack"/>
      <w:bookmarkEnd w:id="46"/>
    </w:p>
  </w:comment>
  <w:comment w:id="72" w:author="Madeeha Soomro (TF HO)" w:date="2026-03-17T13:14:00Z" w:initials="MS(H">
    <w:p w14:paraId="75944D6F" w14:textId="51737C8A" w:rsidR="00D35D77" w:rsidRDefault="00D35D77">
      <w:pPr>
        <w:pStyle w:val="CommentText"/>
      </w:pPr>
      <w:r>
        <w:rPr>
          <w:rStyle w:val="CommentReference"/>
        </w:rPr>
        <w:annotationRef/>
      </w:r>
      <w:r>
        <w:t>What preserve all the reports received from MMBL against customer gas bill paid through MMBL QR code.</w:t>
      </w:r>
    </w:p>
    <w:p w14:paraId="567DAA86" w14:textId="2E03C234" w:rsidR="00D35D77" w:rsidRDefault="00D35D77">
      <w:pPr>
        <w:pStyle w:val="CommentText"/>
      </w:pPr>
    </w:p>
    <w:p w14:paraId="613E1177" w14:textId="335BB42A" w:rsidR="00D35D77" w:rsidRDefault="00D35D77">
      <w:pPr>
        <w:pStyle w:val="CommentText"/>
      </w:pPr>
      <w:proofErr w:type="spellStart"/>
      <w:r>
        <w:t>Its</w:t>
      </w:r>
      <w:proofErr w:type="spellEnd"/>
      <w:r>
        <w:t xml:space="preserve"> as per our </w:t>
      </w:r>
      <w:proofErr w:type="spellStart"/>
      <w:r>
        <w:t>SoP</w:t>
      </w:r>
      <w:proofErr w:type="spellEnd"/>
      <w:r>
        <w:t>, no need to make part of agreement</w:t>
      </w:r>
    </w:p>
  </w:comment>
  <w:comment w:id="87" w:author="Madeeha Soomro (TF HO)" w:date="2026-03-18T14:17:00Z" w:initials="MS(H">
    <w:p w14:paraId="592B5CAF" w14:textId="296E111E" w:rsidR="00880594" w:rsidRDefault="00880594">
      <w:pPr>
        <w:pStyle w:val="CommentText"/>
      </w:pPr>
      <w:r>
        <w:rPr>
          <w:rStyle w:val="CommentReference"/>
        </w:rPr>
        <w:annotationRef/>
      </w:r>
      <w:r>
        <w:t>Not relevant to SSGC as its not a bank</w:t>
      </w:r>
    </w:p>
  </w:comment>
  <w:comment w:id="101" w:author="Madeeha Soomro (TF HO)" w:date="2026-03-17T13:57:00Z" w:initials="MS(H">
    <w:p w14:paraId="35586C8F" w14:textId="074D9699" w:rsidR="00D35D77" w:rsidRDefault="00D35D77">
      <w:pPr>
        <w:pStyle w:val="CommentText"/>
      </w:pPr>
      <w:r>
        <w:rPr>
          <w:rStyle w:val="CommentReference"/>
        </w:rPr>
        <w:annotationRef/>
      </w:r>
      <w:r>
        <w:t>No need of this point</w:t>
      </w:r>
    </w:p>
  </w:comment>
  <w:comment w:id="112" w:author="Madeeha Soomro (TF HO)" w:date="2026-03-18T13:48:00Z" w:initials="MS(H">
    <w:p w14:paraId="3B76CBE7" w14:textId="5E00FA41" w:rsidR="00136D1E" w:rsidRDefault="00136D1E">
      <w:pPr>
        <w:pStyle w:val="CommentText"/>
      </w:pPr>
      <w:r>
        <w:rPr>
          <w:rStyle w:val="CommentReference"/>
        </w:rPr>
        <w:annotationRef/>
      </w:r>
      <w:r>
        <w:t>Covered in termination clause mutually</w:t>
      </w:r>
    </w:p>
  </w:comment>
  <w:comment w:id="457" w:author="Madeeha Soomro (TF HO)" w:date="2026-03-18T13:02:00Z" w:initials="MS(H">
    <w:p w14:paraId="3EB05023" w14:textId="0480EFCB" w:rsidR="00D35D77" w:rsidRDefault="00D35D77">
      <w:pPr>
        <w:pStyle w:val="CommentText"/>
      </w:pPr>
      <w:r>
        <w:rPr>
          <w:rStyle w:val="CommentReference"/>
        </w:rPr>
        <w:annotationRef/>
      </w:r>
      <w:r>
        <w:t>Not necessary in case of SSGC as it is not a bank</w:t>
      </w:r>
    </w:p>
  </w:comment>
  <w:comment w:id="465" w:author="Madeeha Soomro (TF HO)" w:date="2026-03-18T13:04:00Z" w:initials="MS(H">
    <w:p w14:paraId="540259C8" w14:textId="32699E1D" w:rsidR="00D35D77" w:rsidRDefault="00D35D77">
      <w:pPr>
        <w:pStyle w:val="CommentText"/>
      </w:pPr>
      <w:r>
        <w:rPr>
          <w:rStyle w:val="CommentReference"/>
        </w:rPr>
        <w:annotationRef/>
      </w:r>
      <w:r>
        <w:t>Not relevant in case of SSGC</w:t>
      </w:r>
    </w:p>
  </w:comment>
  <w:comment w:id="473" w:author="Madeeha Soomro (TF HO)" w:date="2026-03-18T13:09:00Z" w:initials="MS(H">
    <w:p w14:paraId="2AF06382" w14:textId="3B65E753" w:rsidR="007C1A1B" w:rsidRDefault="007C1A1B">
      <w:pPr>
        <w:pStyle w:val="CommentText"/>
      </w:pPr>
      <w:r>
        <w:rPr>
          <w:rStyle w:val="CommentReference"/>
        </w:rPr>
        <w:annotationRef/>
      </w:r>
      <w:r>
        <w:t>No need for annexure of MMBL to comply with</w:t>
      </w:r>
    </w:p>
  </w:comment>
  <w:comment w:id="563" w:author="Muhammad Munir (TF HO)" w:date="2025-10-01T11:14:00Z" w:initials="MM(H">
    <w:p w14:paraId="2642D45C" w14:textId="1E3E8A73" w:rsidR="00D35D77" w:rsidRDefault="00D35D77">
      <w:pPr>
        <w:pStyle w:val="CommentText"/>
      </w:pPr>
      <w:r>
        <w:rPr>
          <w:rStyle w:val="CommentReference"/>
        </w:rPr>
        <w:annotationRef/>
      </w:r>
      <w:r>
        <w:t>Please explain/discuss</w:t>
      </w:r>
      <w:proofErr w:type="gramStart"/>
      <w:r>
        <w:t>????</w:t>
      </w:r>
      <w:proofErr w:type="gramEnd"/>
    </w:p>
  </w:comment>
  <w:comment w:id="566" w:author="Muhammad Munir (TF HO)" w:date="2025-10-01T11:15:00Z" w:initials="MM(H">
    <w:p w14:paraId="065545A4" w14:textId="76EB7687" w:rsidR="00D35D77" w:rsidRDefault="00D35D77">
      <w:pPr>
        <w:pStyle w:val="CommentText"/>
      </w:pPr>
      <w:r>
        <w:rPr>
          <w:rStyle w:val="CommentReference"/>
        </w:rPr>
        <w:annotationRef/>
      </w:r>
      <w:r>
        <w:t xml:space="preserve">???..Please explain/discuss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4BF02B5" w15:done="0"/>
  <w15:commentEx w15:paraId="52AD69C6" w15:done="0"/>
  <w15:commentEx w15:paraId="2B3F35AF" w15:done="0"/>
  <w15:commentEx w15:paraId="613E1177" w15:done="0"/>
  <w15:commentEx w15:paraId="592B5CAF" w15:done="0"/>
  <w15:commentEx w15:paraId="35586C8F" w15:done="0"/>
  <w15:commentEx w15:paraId="3B76CBE7" w15:done="0"/>
  <w15:commentEx w15:paraId="3EB05023" w15:done="0"/>
  <w15:commentEx w15:paraId="540259C8" w15:done="0"/>
  <w15:commentEx w15:paraId="2AF06382" w15:done="0"/>
  <w15:commentEx w15:paraId="2642D45C" w15:done="0"/>
  <w15:commentEx w15:paraId="065545A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203F4C" w14:textId="77777777" w:rsidR="009F276C" w:rsidRDefault="009F276C">
      <w:pPr>
        <w:spacing w:after="0" w:line="240" w:lineRule="auto"/>
      </w:pPr>
      <w:r>
        <w:separator/>
      </w:r>
    </w:p>
  </w:endnote>
  <w:endnote w:type="continuationSeparator" w:id="0">
    <w:p w14:paraId="13C40785" w14:textId="77777777" w:rsidR="009F276C" w:rsidRDefault="009F2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F913A5" w14:textId="7E913642" w:rsidR="00D35D77" w:rsidRPr="007F46EE" w:rsidRDefault="00D35D77" w:rsidP="007F46EE">
    <w:pPr>
      <w:pStyle w:val="Footer"/>
    </w:pPr>
    <w:r>
      <w:t>_________________________________</w:t>
    </w:r>
    <w:r>
      <w:tab/>
    </w:r>
    <w:r>
      <w:tab/>
      <w:t>________________________________</w:t>
    </w:r>
    <w:r>
      <w:br/>
      <w:t xml:space="preserve">SSGC </w:t>
    </w:r>
    <w:r>
      <w:tab/>
    </w:r>
    <w:r w:rsidRPr="007F46EE">
      <w:t xml:space="preserve">                                                          MMBL</w:t>
    </w:r>
  </w:p>
  <w:p w14:paraId="330068B4" w14:textId="77777777" w:rsidR="00D35D77" w:rsidRPr="00E24685" w:rsidRDefault="00D35D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6EC06C" w14:textId="77777777" w:rsidR="009F276C" w:rsidRDefault="009F276C">
      <w:pPr>
        <w:spacing w:after="0" w:line="240" w:lineRule="auto"/>
      </w:pPr>
      <w:r>
        <w:separator/>
      </w:r>
    </w:p>
  </w:footnote>
  <w:footnote w:type="continuationSeparator" w:id="0">
    <w:p w14:paraId="3AE66F42" w14:textId="77777777" w:rsidR="009F276C" w:rsidRDefault="009F27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CE07D" w14:textId="3BF9B9C5" w:rsidR="00D35D77" w:rsidRDefault="00D35D7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18F0"/>
    <w:multiLevelType w:val="multilevel"/>
    <w:tmpl w:val="2E12F536"/>
    <w:lvl w:ilvl="0">
      <w:start w:val="1"/>
      <w:numFmt w:val="decimal"/>
      <w:lvlText w:val="%1."/>
      <w:lvlJc w:val="left"/>
      <w:pPr>
        <w:ind w:left="360" w:hanging="360"/>
      </w:pPr>
      <w:rPr>
        <w:rFonts w:ascii="Calibri" w:hAnsi="Calibri" w:cs="Calibri" w:hint="default"/>
        <w:b/>
        <w:sz w:val="22"/>
        <w:szCs w:val="22"/>
      </w:rPr>
    </w:lvl>
    <w:lvl w:ilvl="1">
      <w:start w:val="1"/>
      <w:numFmt w:val="decimal"/>
      <w:lvlText w:val="%1.%2."/>
      <w:lvlJc w:val="left"/>
      <w:pPr>
        <w:ind w:left="792" w:hanging="432"/>
      </w:pPr>
      <w:rPr>
        <w:rFonts w:ascii="Calibri" w:hAnsi="Calibri" w:cs="Calibri" w:hint="default"/>
        <w:b w:val="0"/>
        <w:strike w:val="0"/>
        <w:dstrike w:val="0"/>
        <w:sz w:val="22"/>
        <w:szCs w:val="22"/>
        <w:u w:val="none"/>
        <w:effect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3A4F8B"/>
    <w:multiLevelType w:val="multilevel"/>
    <w:tmpl w:val="8462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23CB3"/>
    <w:multiLevelType w:val="hybridMultilevel"/>
    <w:tmpl w:val="5CF20BD2"/>
    <w:lvl w:ilvl="0" w:tplc="D5583060">
      <w:start w:val="1"/>
      <w:numFmt w:val="decimal"/>
      <w:lvlText w:val="3.%1"/>
      <w:lvlJc w:val="left"/>
      <w:pPr>
        <w:ind w:left="720" w:hanging="360"/>
      </w:pPr>
      <w:rPr>
        <w:rFonts w:ascii="Times New Roman" w:hAnsi="Times New Roman" w:cs="Times New Roman" w:hint="default"/>
        <w:b/>
        <w:sz w:val="20"/>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81455"/>
    <w:multiLevelType w:val="hybridMultilevel"/>
    <w:tmpl w:val="7C647C38"/>
    <w:lvl w:ilvl="0" w:tplc="11DEB520">
      <w:start w:val="1"/>
      <w:numFmt w:val="decimal"/>
      <w:lvlText w:val="1.%1"/>
      <w:lvlJc w:val="left"/>
      <w:pPr>
        <w:ind w:left="7380" w:hanging="360"/>
      </w:pPr>
      <w:rPr>
        <w:rFonts w:hint="default"/>
        <w:b/>
      </w:rPr>
    </w:lvl>
    <w:lvl w:ilvl="1" w:tplc="04090019">
      <w:start w:val="1"/>
      <w:numFmt w:val="lowerLetter"/>
      <w:lvlText w:val="%2."/>
      <w:lvlJc w:val="left"/>
      <w:pPr>
        <w:ind w:left="8100" w:hanging="360"/>
      </w:pPr>
    </w:lvl>
    <w:lvl w:ilvl="2" w:tplc="0409001B" w:tentative="1">
      <w:start w:val="1"/>
      <w:numFmt w:val="lowerRoman"/>
      <w:lvlText w:val="%3."/>
      <w:lvlJc w:val="right"/>
      <w:pPr>
        <w:ind w:left="8820" w:hanging="180"/>
      </w:pPr>
    </w:lvl>
    <w:lvl w:ilvl="3" w:tplc="0409000F" w:tentative="1">
      <w:start w:val="1"/>
      <w:numFmt w:val="decimal"/>
      <w:lvlText w:val="%4."/>
      <w:lvlJc w:val="left"/>
      <w:pPr>
        <w:ind w:left="9540" w:hanging="360"/>
      </w:pPr>
    </w:lvl>
    <w:lvl w:ilvl="4" w:tplc="04090019" w:tentative="1">
      <w:start w:val="1"/>
      <w:numFmt w:val="lowerLetter"/>
      <w:lvlText w:val="%5."/>
      <w:lvlJc w:val="left"/>
      <w:pPr>
        <w:ind w:left="10260" w:hanging="360"/>
      </w:pPr>
    </w:lvl>
    <w:lvl w:ilvl="5" w:tplc="0409001B" w:tentative="1">
      <w:start w:val="1"/>
      <w:numFmt w:val="lowerRoman"/>
      <w:lvlText w:val="%6."/>
      <w:lvlJc w:val="right"/>
      <w:pPr>
        <w:ind w:left="10980" w:hanging="180"/>
      </w:pPr>
    </w:lvl>
    <w:lvl w:ilvl="6" w:tplc="0409000F" w:tentative="1">
      <w:start w:val="1"/>
      <w:numFmt w:val="decimal"/>
      <w:lvlText w:val="%7."/>
      <w:lvlJc w:val="left"/>
      <w:pPr>
        <w:ind w:left="11700" w:hanging="360"/>
      </w:pPr>
    </w:lvl>
    <w:lvl w:ilvl="7" w:tplc="04090019" w:tentative="1">
      <w:start w:val="1"/>
      <w:numFmt w:val="lowerLetter"/>
      <w:lvlText w:val="%8."/>
      <w:lvlJc w:val="left"/>
      <w:pPr>
        <w:ind w:left="12420" w:hanging="360"/>
      </w:pPr>
    </w:lvl>
    <w:lvl w:ilvl="8" w:tplc="0409001B" w:tentative="1">
      <w:start w:val="1"/>
      <w:numFmt w:val="lowerRoman"/>
      <w:lvlText w:val="%9."/>
      <w:lvlJc w:val="right"/>
      <w:pPr>
        <w:ind w:left="13140" w:hanging="180"/>
      </w:pPr>
    </w:lvl>
  </w:abstractNum>
  <w:abstractNum w:abstractNumId="4" w15:restartNumberingAfterBreak="0">
    <w:nsid w:val="0C1E1DC2"/>
    <w:multiLevelType w:val="multilevel"/>
    <w:tmpl w:val="C7B27712"/>
    <w:styleLink w:val="List1"/>
    <w:lvl w:ilvl="0">
      <w:start w:val="1"/>
      <w:numFmt w:val="lowerLetter"/>
      <w:lvlText w:val="%1."/>
      <w:lvlJc w:val="left"/>
      <w:pPr>
        <w:tabs>
          <w:tab w:val="num" w:pos="720"/>
        </w:tabs>
        <w:ind w:left="720" w:hanging="360"/>
      </w:pPr>
      <w:rPr>
        <w:position w:val="0"/>
        <w:sz w:val="24"/>
        <w:szCs w:val="24"/>
      </w:rPr>
    </w:lvl>
    <w:lvl w:ilvl="1">
      <w:start w:val="1"/>
      <w:numFmt w:val="lowerLetter"/>
      <w:lvlText w:val="%2."/>
      <w:lvlJc w:val="left"/>
      <w:pPr>
        <w:tabs>
          <w:tab w:val="num" w:pos="1440"/>
        </w:tabs>
        <w:ind w:left="1440" w:hanging="360"/>
      </w:pPr>
      <w:rPr>
        <w:position w:val="0"/>
        <w:sz w:val="24"/>
        <w:szCs w:val="24"/>
      </w:rPr>
    </w:lvl>
    <w:lvl w:ilvl="2">
      <w:start w:val="1"/>
      <w:numFmt w:val="lowerRoman"/>
      <w:lvlText w:val="%3."/>
      <w:lvlJc w:val="left"/>
      <w:pPr>
        <w:tabs>
          <w:tab w:val="num" w:pos="2160"/>
        </w:tabs>
        <w:ind w:left="2160" w:hanging="296"/>
      </w:pPr>
      <w:rPr>
        <w:position w:val="0"/>
        <w:sz w:val="24"/>
        <w:szCs w:val="24"/>
      </w:rPr>
    </w:lvl>
    <w:lvl w:ilvl="3">
      <w:start w:val="1"/>
      <w:numFmt w:val="decimal"/>
      <w:lvlText w:val="%4."/>
      <w:lvlJc w:val="left"/>
      <w:pPr>
        <w:tabs>
          <w:tab w:val="num" w:pos="2880"/>
        </w:tabs>
        <w:ind w:left="2880" w:hanging="360"/>
      </w:pPr>
      <w:rPr>
        <w:position w:val="0"/>
        <w:sz w:val="24"/>
        <w:szCs w:val="24"/>
      </w:rPr>
    </w:lvl>
    <w:lvl w:ilvl="4">
      <w:start w:val="1"/>
      <w:numFmt w:val="lowerLetter"/>
      <w:lvlText w:val="%5."/>
      <w:lvlJc w:val="left"/>
      <w:pPr>
        <w:tabs>
          <w:tab w:val="num" w:pos="3600"/>
        </w:tabs>
        <w:ind w:left="3600" w:hanging="360"/>
      </w:pPr>
      <w:rPr>
        <w:position w:val="0"/>
        <w:sz w:val="24"/>
        <w:szCs w:val="24"/>
      </w:rPr>
    </w:lvl>
    <w:lvl w:ilvl="5">
      <w:start w:val="1"/>
      <w:numFmt w:val="lowerRoman"/>
      <w:lvlText w:val="%6."/>
      <w:lvlJc w:val="left"/>
      <w:pPr>
        <w:tabs>
          <w:tab w:val="num" w:pos="4320"/>
        </w:tabs>
        <w:ind w:left="4320" w:hanging="296"/>
      </w:pPr>
      <w:rPr>
        <w:position w:val="0"/>
        <w:sz w:val="24"/>
        <w:szCs w:val="24"/>
      </w:rPr>
    </w:lvl>
    <w:lvl w:ilvl="6">
      <w:start w:val="1"/>
      <w:numFmt w:val="decimal"/>
      <w:lvlText w:val="%7."/>
      <w:lvlJc w:val="left"/>
      <w:pPr>
        <w:tabs>
          <w:tab w:val="num" w:pos="5040"/>
        </w:tabs>
        <w:ind w:left="5040" w:hanging="360"/>
      </w:pPr>
      <w:rPr>
        <w:position w:val="0"/>
        <w:sz w:val="24"/>
        <w:szCs w:val="24"/>
      </w:rPr>
    </w:lvl>
    <w:lvl w:ilvl="7">
      <w:start w:val="1"/>
      <w:numFmt w:val="lowerLetter"/>
      <w:lvlText w:val="%8."/>
      <w:lvlJc w:val="left"/>
      <w:pPr>
        <w:tabs>
          <w:tab w:val="num" w:pos="5760"/>
        </w:tabs>
        <w:ind w:left="5760" w:hanging="360"/>
      </w:pPr>
      <w:rPr>
        <w:position w:val="0"/>
        <w:sz w:val="24"/>
        <w:szCs w:val="24"/>
      </w:rPr>
    </w:lvl>
    <w:lvl w:ilvl="8">
      <w:start w:val="1"/>
      <w:numFmt w:val="lowerRoman"/>
      <w:lvlText w:val="%9."/>
      <w:lvlJc w:val="left"/>
      <w:pPr>
        <w:tabs>
          <w:tab w:val="num" w:pos="6480"/>
        </w:tabs>
        <w:ind w:left="6480" w:hanging="296"/>
      </w:pPr>
      <w:rPr>
        <w:position w:val="0"/>
        <w:sz w:val="24"/>
        <w:szCs w:val="24"/>
      </w:rPr>
    </w:lvl>
  </w:abstractNum>
  <w:abstractNum w:abstractNumId="5" w15:restartNumberingAfterBreak="0">
    <w:nsid w:val="0DAB0790"/>
    <w:multiLevelType w:val="multilevel"/>
    <w:tmpl w:val="772C5A5C"/>
    <w:lvl w:ilvl="0">
      <w:start w:val="1"/>
      <w:numFmt w:val="decimal"/>
      <w:lvlText w:val="%1."/>
      <w:lvlJc w:val="left"/>
      <w:pPr>
        <w:ind w:left="-630" w:hanging="360"/>
      </w:pPr>
      <w:rPr>
        <w:rFonts w:hint="default"/>
        <w:b/>
        <w:sz w:val="22"/>
      </w:rPr>
    </w:lvl>
    <w:lvl w:ilvl="1">
      <w:start w:val="1"/>
      <w:numFmt w:val="decimal"/>
      <w:isLgl/>
      <w:lvlText w:val="%1.%2"/>
      <w:lvlJc w:val="left"/>
      <w:pPr>
        <w:ind w:left="-630" w:hanging="360"/>
      </w:pPr>
      <w:rPr>
        <w:rFonts w:hint="default"/>
        <w:b/>
      </w:rPr>
    </w:lvl>
    <w:lvl w:ilvl="2">
      <w:start w:val="1"/>
      <w:numFmt w:val="decimal"/>
      <w:isLgl/>
      <w:lvlText w:val="%1.%2.%3"/>
      <w:lvlJc w:val="left"/>
      <w:pPr>
        <w:ind w:left="-630" w:hanging="360"/>
      </w:pPr>
      <w:rPr>
        <w:rFonts w:hint="default"/>
        <w:b/>
      </w:rPr>
    </w:lvl>
    <w:lvl w:ilvl="3">
      <w:start w:val="1"/>
      <w:numFmt w:val="decimal"/>
      <w:isLgl/>
      <w:lvlText w:val="%1.%2.%3.%4"/>
      <w:lvlJc w:val="left"/>
      <w:pPr>
        <w:ind w:left="-270" w:hanging="720"/>
      </w:pPr>
      <w:rPr>
        <w:rFonts w:hint="default"/>
      </w:rPr>
    </w:lvl>
    <w:lvl w:ilvl="4">
      <w:start w:val="1"/>
      <w:numFmt w:val="decimal"/>
      <w:isLgl/>
      <w:lvlText w:val="%1.%2.%3.%4.%5"/>
      <w:lvlJc w:val="left"/>
      <w:pPr>
        <w:ind w:left="-270" w:hanging="720"/>
      </w:pPr>
      <w:rPr>
        <w:rFonts w:hint="default"/>
      </w:rPr>
    </w:lvl>
    <w:lvl w:ilvl="5">
      <w:start w:val="1"/>
      <w:numFmt w:val="decimal"/>
      <w:isLgl/>
      <w:lvlText w:val="%1.%2.%3.%4.%5.%6"/>
      <w:lvlJc w:val="left"/>
      <w:pPr>
        <w:ind w:left="-270" w:hanging="720"/>
      </w:pPr>
      <w:rPr>
        <w:rFonts w:hint="default"/>
      </w:rPr>
    </w:lvl>
    <w:lvl w:ilvl="6">
      <w:start w:val="1"/>
      <w:numFmt w:val="decimal"/>
      <w:isLgl/>
      <w:lvlText w:val="%1.%2.%3.%4.%5.%6.%7"/>
      <w:lvlJc w:val="left"/>
      <w:pPr>
        <w:ind w:left="90" w:hanging="1080"/>
      </w:pPr>
      <w:rPr>
        <w:rFonts w:hint="default"/>
      </w:rPr>
    </w:lvl>
    <w:lvl w:ilvl="7">
      <w:start w:val="1"/>
      <w:numFmt w:val="decimal"/>
      <w:isLgl/>
      <w:lvlText w:val="%1.%2.%3.%4.%5.%6.%7.%8"/>
      <w:lvlJc w:val="left"/>
      <w:pPr>
        <w:ind w:left="90" w:hanging="1080"/>
      </w:pPr>
      <w:rPr>
        <w:rFonts w:hint="default"/>
      </w:rPr>
    </w:lvl>
    <w:lvl w:ilvl="8">
      <w:start w:val="1"/>
      <w:numFmt w:val="decimal"/>
      <w:isLgl/>
      <w:lvlText w:val="%1.%2.%3.%4.%5.%6.%7.%8.%9"/>
      <w:lvlJc w:val="left"/>
      <w:pPr>
        <w:ind w:left="90" w:hanging="1080"/>
      </w:pPr>
      <w:rPr>
        <w:rFonts w:hint="default"/>
      </w:rPr>
    </w:lvl>
  </w:abstractNum>
  <w:abstractNum w:abstractNumId="6" w15:restartNumberingAfterBreak="0">
    <w:nsid w:val="0EB60F65"/>
    <w:multiLevelType w:val="hybridMultilevel"/>
    <w:tmpl w:val="0F98993A"/>
    <w:lvl w:ilvl="0" w:tplc="C4E2AB3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F44021"/>
    <w:multiLevelType w:val="multilevel"/>
    <w:tmpl w:val="F7646006"/>
    <w:styleLink w:val="List21"/>
    <w:lvl w:ilvl="0">
      <w:start w:val="4"/>
      <w:numFmt w:val="lowerLetter"/>
      <w:lvlText w:val="%1."/>
      <w:lvlJc w:val="left"/>
      <w:pPr>
        <w:tabs>
          <w:tab w:val="num" w:pos="753"/>
        </w:tabs>
        <w:ind w:left="753" w:hanging="393"/>
      </w:pPr>
      <w:rPr>
        <w:position w:val="0"/>
        <w:sz w:val="24"/>
        <w:szCs w:val="24"/>
      </w:rPr>
    </w:lvl>
    <w:lvl w:ilvl="1">
      <w:start w:val="1"/>
      <w:numFmt w:val="lowerLetter"/>
      <w:lvlText w:val="%2."/>
      <w:lvlJc w:val="left"/>
      <w:pPr>
        <w:tabs>
          <w:tab w:val="num" w:pos="1440"/>
        </w:tabs>
        <w:ind w:left="1440" w:hanging="360"/>
      </w:pPr>
      <w:rPr>
        <w:position w:val="0"/>
        <w:sz w:val="24"/>
        <w:szCs w:val="24"/>
      </w:rPr>
    </w:lvl>
    <w:lvl w:ilvl="2">
      <w:start w:val="1"/>
      <w:numFmt w:val="lowerRoman"/>
      <w:lvlText w:val="%3."/>
      <w:lvlJc w:val="left"/>
      <w:pPr>
        <w:tabs>
          <w:tab w:val="num" w:pos="2160"/>
        </w:tabs>
        <w:ind w:left="2160" w:hanging="296"/>
      </w:pPr>
      <w:rPr>
        <w:position w:val="0"/>
        <w:sz w:val="24"/>
        <w:szCs w:val="24"/>
      </w:rPr>
    </w:lvl>
    <w:lvl w:ilvl="3">
      <w:start w:val="1"/>
      <w:numFmt w:val="decimal"/>
      <w:lvlText w:val="%4."/>
      <w:lvlJc w:val="left"/>
      <w:pPr>
        <w:tabs>
          <w:tab w:val="num" w:pos="2880"/>
        </w:tabs>
        <w:ind w:left="2880" w:hanging="360"/>
      </w:pPr>
      <w:rPr>
        <w:position w:val="0"/>
        <w:sz w:val="24"/>
        <w:szCs w:val="24"/>
      </w:rPr>
    </w:lvl>
    <w:lvl w:ilvl="4">
      <w:start w:val="1"/>
      <w:numFmt w:val="lowerLetter"/>
      <w:lvlText w:val="%5."/>
      <w:lvlJc w:val="left"/>
      <w:pPr>
        <w:tabs>
          <w:tab w:val="num" w:pos="3600"/>
        </w:tabs>
        <w:ind w:left="3600" w:hanging="360"/>
      </w:pPr>
      <w:rPr>
        <w:position w:val="0"/>
        <w:sz w:val="24"/>
        <w:szCs w:val="24"/>
      </w:rPr>
    </w:lvl>
    <w:lvl w:ilvl="5">
      <w:start w:val="1"/>
      <w:numFmt w:val="lowerRoman"/>
      <w:lvlText w:val="%6."/>
      <w:lvlJc w:val="left"/>
      <w:pPr>
        <w:tabs>
          <w:tab w:val="num" w:pos="4320"/>
        </w:tabs>
        <w:ind w:left="4320" w:hanging="296"/>
      </w:pPr>
      <w:rPr>
        <w:position w:val="0"/>
        <w:sz w:val="24"/>
        <w:szCs w:val="24"/>
      </w:rPr>
    </w:lvl>
    <w:lvl w:ilvl="6">
      <w:start w:val="1"/>
      <w:numFmt w:val="decimal"/>
      <w:lvlText w:val="%7."/>
      <w:lvlJc w:val="left"/>
      <w:pPr>
        <w:tabs>
          <w:tab w:val="num" w:pos="5040"/>
        </w:tabs>
        <w:ind w:left="5040" w:hanging="360"/>
      </w:pPr>
      <w:rPr>
        <w:position w:val="0"/>
        <w:sz w:val="24"/>
        <w:szCs w:val="24"/>
      </w:rPr>
    </w:lvl>
    <w:lvl w:ilvl="7">
      <w:start w:val="1"/>
      <w:numFmt w:val="lowerLetter"/>
      <w:lvlText w:val="%8."/>
      <w:lvlJc w:val="left"/>
      <w:pPr>
        <w:tabs>
          <w:tab w:val="num" w:pos="5760"/>
        </w:tabs>
        <w:ind w:left="5760" w:hanging="360"/>
      </w:pPr>
      <w:rPr>
        <w:position w:val="0"/>
        <w:sz w:val="24"/>
        <w:szCs w:val="24"/>
      </w:rPr>
    </w:lvl>
    <w:lvl w:ilvl="8">
      <w:start w:val="1"/>
      <w:numFmt w:val="lowerRoman"/>
      <w:lvlText w:val="%9."/>
      <w:lvlJc w:val="left"/>
      <w:pPr>
        <w:tabs>
          <w:tab w:val="num" w:pos="6480"/>
        </w:tabs>
        <w:ind w:left="6480" w:hanging="296"/>
      </w:pPr>
      <w:rPr>
        <w:position w:val="0"/>
        <w:sz w:val="24"/>
        <w:szCs w:val="24"/>
      </w:rPr>
    </w:lvl>
  </w:abstractNum>
  <w:abstractNum w:abstractNumId="8" w15:restartNumberingAfterBreak="0">
    <w:nsid w:val="121C783A"/>
    <w:multiLevelType w:val="multilevel"/>
    <w:tmpl w:val="3DAC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7082D"/>
    <w:multiLevelType w:val="hybridMultilevel"/>
    <w:tmpl w:val="992CC53C"/>
    <w:lvl w:ilvl="0" w:tplc="04090017">
      <w:start w:val="1"/>
      <w:numFmt w:val="lowerLetter"/>
      <w:lvlText w:val="%1)"/>
      <w:lvlJc w:val="left"/>
      <w:pPr>
        <w:ind w:left="720" w:hanging="360"/>
      </w:pPr>
    </w:lvl>
    <w:lvl w:ilvl="1" w:tplc="45E6E772">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31594C"/>
    <w:multiLevelType w:val="multilevel"/>
    <w:tmpl w:val="FC90D4B6"/>
    <w:styleLink w:val="List31"/>
    <w:lvl w:ilvl="0">
      <w:start w:val="1"/>
      <w:numFmt w:val="lowerLetter"/>
      <w:lvlText w:val="(%1)"/>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11" w15:restartNumberingAfterBreak="0">
    <w:nsid w:val="20230B2A"/>
    <w:multiLevelType w:val="multilevel"/>
    <w:tmpl w:val="098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66C23"/>
    <w:multiLevelType w:val="multilevel"/>
    <w:tmpl w:val="AE1A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3304D"/>
    <w:multiLevelType w:val="hybridMultilevel"/>
    <w:tmpl w:val="6A2EED30"/>
    <w:lvl w:ilvl="0" w:tplc="7248CAE2">
      <w:start w:val="1"/>
      <w:numFmt w:val="lowerLetter"/>
      <w:lvlText w:val="%1)"/>
      <w:lvlJc w:val="left"/>
      <w:pPr>
        <w:ind w:left="144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6D3810"/>
    <w:multiLevelType w:val="multilevel"/>
    <w:tmpl w:val="FC0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25C78"/>
    <w:multiLevelType w:val="multilevel"/>
    <w:tmpl w:val="880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C7B67"/>
    <w:multiLevelType w:val="multilevel"/>
    <w:tmpl w:val="407C3704"/>
    <w:lvl w:ilvl="0">
      <w:start w:val="18"/>
      <w:numFmt w:val="decimal"/>
      <w:lvlText w:val="%1"/>
      <w:lvlJc w:val="left"/>
      <w:pPr>
        <w:ind w:left="390" w:hanging="390"/>
      </w:pPr>
      <w:rPr>
        <w:rFonts w:hint="default"/>
      </w:rPr>
    </w:lvl>
    <w:lvl w:ilvl="1">
      <w:start w:val="1"/>
      <w:numFmt w:val="decimal"/>
      <w:lvlText w:val="%1.%2"/>
      <w:lvlJc w:val="left"/>
      <w:pPr>
        <w:ind w:left="750" w:hanging="39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0142692"/>
    <w:multiLevelType w:val="multilevel"/>
    <w:tmpl w:val="E3A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56B40"/>
    <w:multiLevelType w:val="multilevel"/>
    <w:tmpl w:val="A2FAF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7176F"/>
    <w:multiLevelType w:val="hybridMultilevel"/>
    <w:tmpl w:val="61B25A6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AC42358"/>
    <w:multiLevelType w:val="hybridMultilevel"/>
    <w:tmpl w:val="4BE02DE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05B65"/>
    <w:multiLevelType w:val="multilevel"/>
    <w:tmpl w:val="088C4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868CE"/>
    <w:multiLevelType w:val="multilevel"/>
    <w:tmpl w:val="E9C2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F2F63"/>
    <w:multiLevelType w:val="multilevel"/>
    <w:tmpl w:val="4588F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08023C"/>
    <w:multiLevelType w:val="hybridMultilevel"/>
    <w:tmpl w:val="E466AFCA"/>
    <w:lvl w:ilvl="0" w:tplc="55E0F5A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D04D5B"/>
    <w:multiLevelType w:val="multilevel"/>
    <w:tmpl w:val="D08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1352C"/>
    <w:multiLevelType w:val="hybridMultilevel"/>
    <w:tmpl w:val="E90616EA"/>
    <w:lvl w:ilvl="0" w:tplc="628649CC">
      <w:start w:val="1"/>
      <w:numFmt w:val="decimal"/>
      <w:lvlText w:val="5.%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20610A"/>
    <w:multiLevelType w:val="hybridMultilevel"/>
    <w:tmpl w:val="04DA58F6"/>
    <w:lvl w:ilvl="0" w:tplc="55BA52C6">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675DB2"/>
    <w:multiLevelType w:val="hybridMultilevel"/>
    <w:tmpl w:val="95B6E5A0"/>
    <w:lvl w:ilvl="0" w:tplc="20000013">
      <w:start w:val="1"/>
      <w:numFmt w:val="upperRoman"/>
      <w:lvlText w:val="%1."/>
      <w:lvlJc w:val="right"/>
      <w:pPr>
        <w:ind w:left="775" w:hanging="360"/>
      </w:pPr>
    </w:lvl>
    <w:lvl w:ilvl="1" w:tplc="20000019" w:tentative="1">
      <w:start w:val="1"/>
      <w:numFmt w:val="lowerLetter"/>
      <w:lvlText w:val="%2."/>
      <w:lvlJc w:val="left"/>
      <w:pPr>
        <w:ind w:left="1495" w:hanging="360"/>
      </w:pPr>
    </w:lvl>
    <w:lvl w:ilvl="2" w:tplc="2000001B" w:tentative="1">
      <w:start w:val="1"/>
      <w:numFmt w:val="lowerRoman"/>
      <w:lvlText w:val="%3."/>
      <w:lvlJc w:val="right"/>
      <w:pPr>
        <w:ind w:left="2215" w:hanging="180"/>
      </w:pPr>
    </w:lvl>
    <w:lvl w:ilvl="3" w:tplc="2000000F" w:tentative="1">
      <w:start w:val="1"/>
      <w:numFmt w:val="decimal"/>
      <w:lvlText w:val="%4."/>
      <w:lvlJc w:val="left"/>
      <w:pPr>
        <w:ind w:left="2935" w:hanging="360"/>
      </w:pPr>
    </w:lvl>
    <w:lvl w:ilvl="4" w:tplc="20000019" w:tentative="1">
      <w:start w:val="1"/>
      <w:numFmt w:val="lowerLetter"/>
      <w:lvlText w:val="%5."/>
      <w:lvlJc w:val="left"/>
      <w:pPr>
        <w:ind w:left="3655" w:hanging="360"/>
      </w:pPr>
    </w:lvl>
    <w:lvl w:ilvl="5" w:tplc="2000001B" w:tentative="1">
      <w:start w:val="1"/>
      <w:numFmt w:val="lowerRoman"/>
      <w:lvlText w:val="%6."/>
      <w:lvlJc w:val="right"/>
      <w:pPr>
        <w:ind w:left="4375" w:hanging="180"/>
      </w:pPr>
    </w:lvl>
    <w:lvl w:ilvl="6" w:tplc="2000000F" w:tentative="1">
      <w:start w:val="1"/>
      <w:numFmt w:val="decimal"/>
      <w:lvlText w:val="%7."/>
      <w:lvlJc w:val="left"/>
      <w:pPr>
        <w:ind w:left="5095" w:hanging="360"/>
      </w:pPr>
    </w:lvl>
    <w:lvl w:ilvl="7" w:tplc="20000019" w:tentative="1">
      <w:start w:val="1"/>
      <w:numFmt w:val="lowerLetter"/>
      <w:lvlText w:val="%8."/>
      <w:lvlJc w:val="left"/>
      <w:pPr>
        <w:ind w:left="5815" w:hanging="360"/>
      </w:pPr>
    </w:lvl>
    <w:lvl w:ilvl="8" w:tplc="2000001B" w:tentative="1">
      <w:start w:val="1"/>
      <w:numFmt w:val="lowerRoman"/>
      <w:lvlText w:val="%9."/>
      <w:lvlJc w:val="right"/>
      <w:pPr>
        <w:ind w:left="6535" w:hanging="180"/>
      </w:pPr>
    </w:lvl>
  </w:abstractNum>
  <w:abstractNum w:abstractNumId="29" w15:restartNumberingAfterBreak="0">
    <w:nsid w:val="4CBD370E"/>
    <w:multiLevelType w:val="multilevel"/>
    <w:tmpl w:val="8D660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41882"/>
    <w:multiLevelType w:val="hybridMultilevel"/>
    <w:tmpl w:val="AE0EE17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42319D6"/>
    <w:multiLevelType w:val="hybridMultilevel"/>
    <w:tmpl w:val="548A9B32"/>
    <w:lvl w:ilvl="0" w:tplc="346426F2">
      <w:start w:val="1"/>
      <w:numFmt w:val="decimal"/>
      <w:lvlText w:val="2.%1"/>
      <w:lvlJc w:val="left"/>
      <w:pPr>
        <w:ind w:left="90" w:hanging="360"/>
      </w:pPr>
      <w:rPr>
        <w:rFonts w:hint="default"/>
        <w:b/>
      </w:rPr>
    </w:lvl>
    <w:lvl w:ilvl="1" w:tplc="5612758E">
      <w:start w:val="1"/>
      <w:numFmt w:val="bullet"/>
      <w:lvlText w:val=""/>
      <w:lvlJc w:val="left"/>
      <w:pPr>
        <w:ind w:left="810" w:hanging="360"/>
      </w:pPr>
      <w:rPr>
        <w:rFonts w:ascii="Symbol" w:hAnsi="Symbol" w:hint="default"/>
      </w:rPr>
    </w:lvl>
    <w:lvl w:ilvl="2" w:tplc="0409001B">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2" w15:restartNumberingAfterBreak="0">
    <w:nsid w:val="5C667EFF"/>
    <w:multiLevelType w:val="multilevel"/>
    <w:tmpl w:val="A636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A71A7"/>
    <w:multiLevelType w:val="hybridMultilevel"/>
    <w:tmpl w:val="B2725396"/>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34" w15:restartNumberingAfterBreak="0">
    <w:nsid w:val="63F92077"/>
    <w:multiLevelType w:val="multilevel"/>
    <w:tmpl w:val="3F3E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74E10"/>
    <w:multiLevelType w:val="multilevel"/>
    <w:tmpl w:val="25B4C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A52671"/>
    <w:multiLevelType w:val="hybridMultilevel"/>
    <w:tmpl w:val="1688A626"/>
    <w:lvl w:ilvl="0" w:tplc="04090017">
      <w:start w:val="1"/>
      <w:numFmt w:val="lowerLetter"/>
      <w:lvlText w:val="%1)"/>
      <w:lvlJc w:val="left"/>
      <w:pPr>
        <w:ind w:left="720" w:hanging="360"/>
      </w:pPr>
    </w:lvl>
    <w:lvl w:ilvl="1" w:tplc="7248CAE2">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E869FF"/>
    <w:multiLevelType w:val="multilevel"/>
    <w:tmpl w:val="6AE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87430E"/>
    <w:multiLevelType w:val="multilevel"/>
    <w:tmpl w:val="70A4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C5706"/>
    <w:multiLevelType w:val="multilevel"/>
    <w:tmpl w:val="6D0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B629F4"/>
    <w:multiLevelType w:val="multilevel"/>
    <w:tmpl w:val="7590A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10C48"/>
    <w:multiLevelType w:val="multilevel"/>
    <w:tmpl w:val="9B50F60C"/>
    <w:lvl w:ilvl="0">
      <w:start w:val="1"/>
      <w:numFmt w:val="decimal"/>
      <w:lvlText w:val="%1."/>
      <w:lvlJc w:val="left"/>
      <w:pPr>
        <w:ind w:left="-630" w:hanging="360"/>
      </w:pPr>
      <w:rPr>
        <w:rFonts w:hint="default"/>
        <w:b/>
        <w:sz w:val="20"/>
      </w:rPr>
    </w:lvl>
    <w:lvl w:ilvl="1">
      <w:start w:val="1"/>
      <w:numFmt w:val="decimal"/>
      <w:isLgl/>
      <w:lvlText w:val="%1.%2"/>
      <w:lvlJc w:val="left"/>
      <w:pPr>
        <w:ind w:left="-630" w:hanging="360"/>
      </w:pPr>
      <w:rPr>
        <w:rFonts w:hint="default"/>
        <w:b/>
      </w:rPr>
    </w:lvl>
    <w:lvl w:ilvl="2">
      <w:start w:val="1"/>
      <w:numFmt w:val="decimal"/>
      <w:isLgl/>
      <w:lvlText w:val="%1.%2.%3"/>
      <w:lvlJc w:val="left"/>
      <w:pPr>
        <w:ind w:left="-630" w:hanging="360"/>
      </w:pPr>
      <w:rPr>
        <w:rFonts w:hint="default"/>
        <w:b/>
      </w:rPr>
    </w:lvl>
    <w:lvl w:ilvl="3">
      <w:start w:val="1"/>
      <w:numFmt w:val="decimal"/>
      <w:isLgl/>
      <w:lvlText w:val="%1.%2.%3.%4"/>
      <w:lvlJc w:val="left"/>
      <w:pPr>
        <w:ind w:left="-270" w:hanging="720"/>
      </w:pPr>
      <w:rPr>
        <w:rFonts w:hint="default"/>
      </w:rPr>
    </w:lvl>
    <w:lvl w:ilvl="4">
      <w:start w:val="1"/>
      <w:numFmt w:val="decimal"/>
      <w:isLgl/>
      <w:lvlText w:val="%1.%2.%3.%4.%5"/>
      <w:lvlJc w:val="left"/>
      <w:pPr>
        <w:ind w:left="-270" w:hanging="720"/>
      </w:pPr>
      <w:rPr>
        <w:rFonts w:hint="default"/>
      </w:rPr>
    </w:lvl>
    <w:lvl w:ilvl="5">
      <w:start w:val="1"/>
      <w:numFmt w:val="decimal"/>
      <w:isLgl/>
      <w:lvlText w:val="%1.%2.%3.%4.%5.%6"/>
      <w:lvlJc w:val="left"/>
      <w:pPr>
        <w:ind w:left="-270" w:hanging="720"/>
      </w:pPr>
      <w:rPr>
        <w:rFonts w:hint="default"/>
      </w:rPr>
    </w:lvl>
    <w:lvl w:ilvl="6">
      <w:start w:val="1"/>
      <w:numFmt w:val="decimal"/>
      <w:isLgl/>
      <w:lvlText w:val="%1.%2.%3.%4.%5.%6.%7"/>
      <w:lvlJc w:val="left"/>
      <w:pPr>
        <w:ind w:left="90" w:hanging="1080"/>
      </w:pPr>
      <w:rPr>
        <w:rFonts w:hint="default"/>
      </w:rPr>
    </w:lvl>
    <w:lvl w:ilvl="7">
      <w:start w:val="1"/>
      <w:numFmt w:val="decimal"/>
      <w:isLgl/>
      <w:lvlText w:val="%1.%2.%3.%4.%5.%6.%7.%8"/>
      <w:lvlJc w:val="left"/>
      <w:pPr>
        <w:ind w:left="90" w:hanging="1080"/>
      </w:pPr>
      <w:rPr>
        <w:rFonts w:hint="default"/>
      </w:rPr>
    </w:lvl>
    <w:lvl w:ilvl="8">
      <w:start w:val="1"/>
      <w:numFmt w:val="decimal"/>
      <w:isLgl/>
      <w:lvlText w:val="%1.%2.%3.%4.%5.%6.%7.%8.%9"/>
      <w:lvlJc w:val="left"/>
      <w:pPr>
        <w:ind w:left="90" w:hanging="1080"/>
      </w:pPr>
      <w:rPr>
        <w:rFonts w:hint="default"/>
      </w:rPr>
    </w:lvl>
  </w:abstractNum>
  <w:num w:numId="1">
    <w:abstractNumId w:val="27"/>
  </w:num>
  <w:num w:numId="2">
    <w:abstractNumId w:val="10"/>
  </w:num>
  <w:num w:numId="3">
    <w:abstractNumId w:val="4"/>
  </w:num>
  <w:num w:numId="4">
    <w:abstractNumId w:val="7"/>
  </w:num>
  <w:num w:numId="5">
    <w:abstractNumId w:val="5"/>
  </w:num>
  <w:num w:numId="6">
    <w:abstractNumId w:val="3"/>
  </w:num>
  <w:num w:numId="7">
    <w:abstractNumId w:val="31"/>
  </w:num>
  <w:num w:numId="8">
    <w:abstractNumId w:val="2"/>
  </w:num>
  <w:num w:numId="9">
    <w:abstractNumId w:val="26"/>
  </w:num>
  <w:num w:numId="10">
    <w:abstractNumId w:val="30"/>
  </w:num>
  <w:num w:numId="11">
    <w:abstractNumId w:val="19"/>
  </w:num>
  <w:num w:numId="12">
    <w:abstractNumId w:val="6"/>
  </w:num>
  <w:num w:numId="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16"/>
  </w:num>
  <w:num w:numId="16">
    <w:abstractNumId w:val="0"/>
  </w:num>
  <w:num w:numId="17">
    <w:abstractNumId w:val="17"/>
  </w:num>
  <w:num w:numId="18">
    <w:abstractNumId w:val="8"/>
  </w:num>
  <w:num w:numId="19">
    <w:abstractNumId w:val="38"/>
  </w:num>
  <w:num w:numId="20">
    <w:abstractNumId w:val="15"/>
  </w:num>
  <w:num w:numId="21">
    <w:abstractNumId w:val="34"/>
  </w:num>
  <w:num w:numId="22">
    <w:abstractNumId w:val="1"/>
  </w:num>
  <w:num w:numId="23">
    <w:abstractNumId w:val="25"/>
  </w:num>
  <w:num w:numId="24">
    <w:abstractNumId w:val="14"/>
  </w:num>
  <w:num w:numId="25">
    <w:abstractNumId w:val="11"/>
  </w:num>
  <w:num w:numId="26">
    <w:abstractNumId w:val="21"/>
  </w:num>
  <w:num w:numId="27">
    <w:abstractNumId w:val="32"/>
  </w:num>
  <w:num w:numId="28">
    <w:abstractNumId w:val="18"/>
  </w:num>
  <w:num w:numId="29">
    <w:abstractNumId w:val="35"/>
  </w:num>
  <w:num w:numId="30">
    <w:abstractNumId w:val="29"/>
  </w:num>
  <w:num w:numId="31">
    <w:abstractNumId w:val="12"/>
  </w:num>
  <w:num w:numId="32">
    <w:abstractNumId w:val="39"/>
  </w:num>
  <w:num w:numId="33">
    <w:abstractNumId w:val="23"/>
  </w:num>
  <w:num w:numId="34">
    <w:abstractNumId w:val="40"/>
  </w:num>
  <w:num w:numId="35">
    <w:abstractNumId w:val="37"/>
  </w:num>
  <w:num w:numId="36">
    <w:abstractNumId w:val="22"/>
  </w:num>
  <w:num w:numId="37">
    <w:abstractNumId w:val="28"/>
  </w:num>
  <w:num w:numId="38">
    <w:abstractNumId w:val="33"/>
  </w:num>
  <w:num w:numId="39">
    <w:abstractNumId w:val="20"/>
  </w:num>
  <w:num w:numId="40">
    <w:abstractNumId w:val="9"/>
  </w:num>
  <w:num w:numId="41">
    <w:abstractNumId w:val="36"/>
  </w:num>
  <w:num w:numId="42">
    <w:abstractNumId w:val="13"/>
  </w:num>
  <w:num w:numId="43">
    <w:abstractNumId w:val="41"/>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deeha Soomro (TF HO)">
    <w15:presenceInfo w15:providerId="AD" w15:userId="S-1-5-21-1960408961-606747145-1417001333-43580"/>
  </w15:person>
  <w15:person w15:author="Muhammad Munir (TF HO)">
    <w15:presenceInfo w15:providerId="AD" w15:userId="S-1-5-21-1960408961-606747145-1417001333-291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D50"/>
    <w:rsid w:val="00002E84"/>
    <w:rsid w:val="000036CC"/>
    <w:rsid w:val="000060DD"/>
    <w:rsid w:val="00010B99"/>
    <w:rsid w:val="0001477A"/>
    <w:rsid w:val="0001797B"/>
    <w:rsid w:val="00017E4D"/>
    <w:rsid w:val="0002007C"/>
    <w:rsid w:val="00021F63"/>
    <w:rsid w:val="0002570A"/>
    <w:rsid w:val="00027A30"/>
    <w:rsid w:val="000310F8"/>
    <w:rsid w:val="00032E41"/>
    <w:rsid w:val="00057EE6"/>
    <w:rsid w:val="00063F43"/>
    <w:rsid w:val="00064399"/>
    <w:rsid w:val="00065010"/>
    <w:rsid w:val="00070A77"/>
    <w:rsid w:val="00071BA4"/>
    <w:rsid w:val="00090BB0"/>
    <w:rsid w:val="00093E0D"/>
    <w:rsid w:val="000B0B04"/>
    <w:rsid w:val="000B5A9A"/>
    <w:rsid w:val="000B7795"/>
    <w:rsid w:val="000C23A7"/>
    <w:rsid w:val="000C6B55"/>
    <w:rsid w:val="000D4CF4"/>
    <w:rsid w:val="000E38B4"/>
    <w:rsid w:val="000E68B9"/>
    <w:rsid w:val="000F70EB"/>
    <w:rsid w:val="0010223B"/>
    <w:rsid w:val="00104A4E"/>
    <w:rsid w:val="00112035"/>
    <w:rsid w:val="0011581B"/>
    <w:rsid w:val="00115F00"/>
    <w:rsid w:val="0012268E"/>
    <w:rsid w:val="00127791"/>
    <w:rsid w:val="00131C65"/>
    <w:rsid w:val="00136D1E"/>
    <w:rsid w:val="001402B4"/>
    <w:rsid w:val="00161F42"/>
    <w:rsid w:val="001750A6"/>
    <w:rsid w:val="00182D60"/>
    <w:rsid w:val="001830A1"/>
    <w:rsid w:val="001835B3"/>
    <w:rsid w:val="00184DCA"/>
    <w:rsid w:val="00193766"/>
    <w:rsid w:val="001A12CB"/>
    <w:rsid w:val="001A5357"/>
    <w:rsid w:val="001A7D12"/>
    <w:rsid w:val="001B524A"/>
    <w:rsid w:val="001B6BE2"/>
    <w:rsid w:val="001C181B"/>
    <w:rsid w:val="001C4585"/>
    <w:rsid w:val="001E1B88"/>
    <w:rsid w:val="001F1DED"/>
    <w:rsid w:val="001F6226"/>
    <w:rsid w:val="00203DFC"/>
    <w:rsid w:val="002047C3"/>
    <w:rsid w:val="002050EC"/>
    <w:rsid w:val="00206A75"/>
    <w:rsid w:val="00214AF5"/>
    <w:rsid w:val="002208FB"/>
    <w:rsid w:val="00233B06"/>
    <w:rsid w:val="00235665"/>
    <w:rsid w:val="00236465"/>
    <w:rsid w:val="00250DCD"/>
    <w:rsid w:val="00251089"/>
    <w:rsid w:val="00252A1C"/>
    <w:rsid w:val="00260550"/>
    <w:rsid w:val="00265E10"/>
    <w:rsid w:val="0026781B"/>
    <w:rsid w:val="00271BC0"/>
    <w:rsid w:val="00283D6B"/>
    <w:rsid w:val="0028587A"/>
    <w:rsid w:val="00285C11"/>
    <w:rsid w:val="002A16DE"/>
    <w:rsid w:val="002B0294"/>
    <w:rsid w:val="002B523E"/>
    <w:rsid w:val="002C26CF"/>
    <w:rsid w:val="002C3E20"/>
    <w:rsid w:val="002C6986"/>
    <w:rsid w:val="002D0087"/>
    <w:rsid w:val="002D64AD"/>
    <w:rsid w:val="002D741A"/>
    <w:rsid w:val="00302C02"/>
    <w:rsid w:val="0030573F"/>
    <w:rsid w:val="00312206"/>
    <w:rsid w:val="003228D5"/>
    <w:rsid w:val="003278B1"/>
    <w:rsid w:val="00342051"/>
    <w:rsid w:val="003456FA"/>
    <w:rsid w:val="0034719A"/>
    <w:rsid w:val="00347CED"/>
    <w:rsid w:val="00351D9E"/>
    <w:rsid w:val="003536BD"/>
    <w:rsid w:val="003541DA"/>
    <w:rsid w:val="00370053"/>
    <w:rsid w:val="0038363C"/>
    <w:rsid w:val="003A2128"/>
    <w:rsid w:val="003A3B67"/>
    <w:rsid w:val="003A3DBF"/>
    <w:rsid w:val="003B3C8C"/>
    <w:rsid w:val="003B43D3"/>
    <w:rsid w:val="003B6461"/>
    <w:rsid w:val="003C2D06"/>
    <w:rsid w:val="003C6D07"/>
    <w:rsid w:val="003C7344"/>
    <w:rsid w:val="003D271E"/>
    <w:rsid w:val="003D40FD"/>
    <w:rsid w:val="003E0B20"/>
    <w:rsid w:val="003E540A"/>
    <w:rsid w:val="003F4F96"/>
    <w:rsid w:val="003F67BA"/>
    <w:rsid w:val="00400487"/>
    <w:rsid w:val="004155DC"/>
    <w:rsid w:val="00423560"/>
    <w:rsid w:val="0042506B"/>
    <w:rsid w:val="004368C5"/>
    <w:rsid w:val="004418D2"/>
    <w:rsid w:val="00443D42"/>
    <w:rsid w:val="0044428B"/>
    <w:rsid w:val="00451A48"/>
    <w:rsid w:val="004560D1"/>
    <w:rsid w:val="00457B17"/>
    <w:rsid w:val="00461904"/>
    <w:rsid w:val="0046458E"/>
    <w:rsid w:val="00470362"/>
    <w:rsid w:val="00471498"/>
    <w:rsid w:val="004717B8"/>
    <w:rsid w:val="00485FD1"/>
    <w:rsid w:val="00490A2C"/>
    <w:rsid w:val="00491B68"/>
    <w:rsid w:val="00491DF0"/>
    <w:rsid w:val="00493B46"/>
    <w:rsid w:val="0049697F"/>
    <w:rsid w:val="004A2DEA"/>
    <w:rsid w:val="004C3089"/>
    <w:rsid w:val="004C3D54"/>
    <w:rsid w:val="004D0AD1"/>
    <w:rsid w:val="004D2DF4"/>
    <w:rsid w:val="004E4ED7"/>
    <w:rsid w:val="004E564C"/>
    <w:rsid w:val="004F1E16"/>
    <w:rsid w:val="004F55EA"/>
    <w:rsid w:val="00503B41"/>
    <w:rsid w:val="00512C39"/>
    <w:rsid w:val="005164A6"/>
    <w:rsid w:val="00516733"/>
    <w:rsid w:val="00532914"/>
    <w:rsid w:val="00543BAA"/>
    <w:rsid w:val="00546B0C"/>
    <w:rsid w:val="00556EA9"/>
    <w:rsid w:val="005616AD"/>
    <w:rsid w:val="00563ED2"/>
    <w:rsid w:val="00566A29"/>
    <w:rsid w:val="0059563A"/>
    <w:rsid w:val="00597910"/>
    <w:rsid w:val="005A36CC"/>
    <w:rsid w:val="005B1873"/>
    <w:rsid w:val="005B5868"/>
    <w:rsid w:val="005B616F"/>
    <w:rsid w:val="005C3D4A"/>
    <w:rsid w:val="005C5643"/>
    <w:rsid w:val="005C56B7"/>
    <w:rsid w:val="005D74ED"/>
    <w:rsid w:val="005E3AD1"/>
    <w:rsid w:val="005F31C7"/>
    <w:rsid w:val="005F5D78"/>
    <w:rsid w:val="00620428"/>
    <w:rsid w:val="00622B2C"/>
    <w:rsid w:val="00623396"/>
    <w:rsid w:val="00636AC8"/>
    <w:rsid w:val="00637F3C"/>
    <w:rsid w:val="006403C9"/>
    <w:rsid w:val="006414E3"/>
    <w:rsid w:val="00643AA4"/>
    <w:rsid w:val="00643F67"/>
    <w:rsid w:val="00653FE8"/>
    <w:rsid w:val="00661459"/>
    <w:rsid w:val="006736BE"/>
    <w:rsid w:val="00674E20"/>
    <w:rsid w:val="00675210"/>
    <w:rsid w:val="00680575"/>
    <w:rsid w:val="006952E6"/>
    <w:rsid w:val="006A111C"/>
    <w:rsid w:val="006A4EB6"/>
    <w:rsid w:val="006A5DB2"/>
    <w:rsid w:val="006B230D"/>
    <w:rsid w:val="006B4D4E"/>
    <w:rsid w:val="006B5A10"/>
    <w:rsid w:val="006B661F"/>
    <w:rsid w:val="006C0206"/>
    <w:rsid w:val="006C7552"/>
    <w:rsid w:val="006D4F2F"/>
    <w:rsid w:val="006D73C0"/>
    <w:rsid w:val="006E3E4C"/>
    <w:rsid w:val="006E70AB"/>
    <w:rsid w:val="006F21AF"/>
    <w:rsid w:val="006F353B"/>
    <w:rsid w:val="00706953"/>
    <w:rsid w:val="00716823"/>
    <w:rsid w:val="0071762D"/>
    <w:rsid w:val="00723950"/>
    <w:rsid w:val="00750373"/>
    <w:rsid w:val="0076547A"/>
    <w:rsid w:val="00767DE6"/>
    <w:rsid w:val="00771C04"/>
    <w:rsid w:val="00773DA9"/>
    <w:rsid w:val="007A4A7A"/>
    <w:rsid w:val="007A527F"/>
    <w:rsid w:val="007A6D50"/>
    <w:rsid w:val="007B7DD3"/>
    <w:rsid w:val="007C1A1B"/>
    <w:rsid w:val="007C4BEB"/>
    <w:rsid w:val="007C5CCA"/>
    <w:rsid w:val="007D083D"/>
    <w:rsid w:val="007D11E3"/>
    <w:rsid w:val="007D3E06"/>
    <w:rsid w:val="007D6756"/>
    <w:rsid w:val="007D6DF6"/>
    <w:rsid w:val="007E395E"/>
    <w:rsid w:val="007F441B"/>
    <w:rsid w:val="007F46EE"/>
    <w:rsid w:val="007F5591"/>
    <w:rsid w:val="00814015"/>
    <w:rsid w:val="008201B3"/>
    <w:rsid w:val="00822869"/>
    <w:rsid w:val="008276D8"/>
    <w:rsid w:val="00831FDB"/>
    <w:rsid w:val="00836D2E"/>
    <w:rsid w:val="00845456"/>
    <w:rsid w:val="00860642"/>
    <w:rsid w:val="00874C6E"/>
    <w:rsid w:val="00880594"/>
    <w:rsid w:val="00887014"/>
    <w:rsid w:val="008905F1"/>
    <w:rsid w:val="008B1D73"/>
    <w:rsid w:val="008B254C"/>
    <w:rsid w:val="008B79D3"/>
    <w:rsid w:val="008C1C5E"/>
    <w:rsid w:val="008C1D50"/>
    <w:rsid w:val="008C32F2"/>
    <w:rsid w:val="008D36A3"/>
    <w:rsid w:val="008D3CCD"/>
    <w:rsid w:val="008E6D9C"/>
    <w:rsid w:val="008F2822"/>
    <w:rsid w:val="0090298B"/>
    <w:rsid w:val="00903EF7"/>
    <w:rsid w:val="00907383"/>
    <w:rsid w:val="00914028"/>
    <w:rsid w:val="0091437B"/>
    <w:rsid w:val="00923F40"/>
    <w:rsid w:val="00927657"/>
    <w:rsid w:val="00930EB3"/>
    <w:rsid w:val="0093543E"/>
    <w:rsid w:val="009359F2"/>
    <w:rsid w:val="009436DD"/>
    <w:rsid w:val="00952B90"/>
    <w:rsid w:val="00952BE3"/>
    <w:rsid w:val="009804E5"/>
    <w:rsid w:val="009809F4"/>
    <w:rsid w:val="00990670"/>
    <w:rsid w:val="00993FB7"/>
    <w:rsid w:val="009967B7"/>
    <w:rsid w:val="009A1331"/>
    <w:rsid w:val="009B2633"/>
    <w:rsid w:val="009C69FA"/>
    <w:rsid w:val="009C7917"/>
    <w:rsid w:val="009D729B"/>
    <w:rsid w:val="009F1C24"/>
    <w:rsid w:val="009F276C"/>
    <w:rsid w:val="009F2EC6"/>
    <w:rsid w:val="009F53B5"/>
    <w:rsid w:val="00A03C5E"/>
    <w:rsid w:val="00A03D72"/>
    <w:rsid w:val="00A05B0E"/>
    <w:rsid w:val="00A101A3"/>
    <w:rsid w:val="00A104C1"/>
    <w:rsid w:val="00A34F29"/>
    <w:rsid w:val="00A360E0"/>
    <w:rsid w:val="00A376F1"/>
    <w:rsid w:val="00A44B67"/>
    <w:rsid w:val="00A47A75"/>
    <w:rsid w:val="00A67271"/>
    <w:rsid w:val="00A7351B"/>
    <w:rsid w:val="00A96883"/>
    <w:rsid w:val="00AB61E1"/>
    <w:rsid w:val="00AC74C5"/>
    <w:rsid w:val="00AD0C57"/>
    <w:rsid w:val="00AD5A17"/>
    <w:rsid w:val="00AD752B"/>
    <w:rsid w:val="00AD7FD4"/>
    <w:rsid w:val="00AE0167"/>
    <w:rsid w:val="00AE1EF3"/>
    <w:rsid w:val="00AE6DD4"/>
    <w:rsid w:val="00AF07BF"/>
    <w:rsid w:val="00AF3023"/>
    <w:rsid w:val="00B01B27"/>
    <w:rsid w:val="00B07154"/>
    <w:rsid w:val="00B14CEA"/>
    <w:rsid w:val="00B1559E"/>
    <w:rsid w:val="00B15603"/>
    <w:rsid w:val="00B15E51"/>
    <w:rsid w:val="00B16354"/>
    <w:rsid w:val="00B216F5"/>
    <w:rsid w:val="00B33904"/>
    <w:rsid w:val="00B37DCA"/>
    <w:rsid w:val="00B43768"/>
    <w:rsid w:val="00B43994"/>
    <w:rsid w:val="00B54D6F"/>
    <w:rsid w:val="00B6159C"/>
    <w:rsid w:val="00B64299"/>
    <w:rsid w:val="00B64FDF"/>
    <w:rsid w:val="00B6689C"/>
    <w:rsid w:val="00B72136"/>
    <w:rsid w:val="00B725F9"/>
    <w:rsid w:val="00B763EF"/>
    <w:rsid w:val="00B8261F"/>
    <w:rsid w:val="00B82798"/>
    <w:rsid w:val="00B828A1"/>
    <w:rsid w:val="00B85DAD"/>
    <w:rsid w:val="00BA39A7"/>
    <w:rsid w:val="00BA4C57"/>
    <w:rsid w:val="00BA4F43"/>
    <w:rsid w:val="00BB3E0E"/>
    <w:rsid w:val="00BC1DC2"/>
    <w:rsid w:val="00BD47CD"/>
    <w:rsid w:val="00BE1138"/>
    <w:rsid w:val="00BF2B90"/>
    <w:rsid w:val="00BF4E7C"/>
    <w:rsid w:val="00C00B1E"/>
    <w:rsid w:val="00C024F0"/>
    <w:rsid w:val="00C04321"/>
    <w:rsid w:val="00C15CE3"/>
    <w:rsid w:val="00C163AD"/>
    <w:rsid w:val="00C21093"/>
    <w:rsid w:val="00C24BCD"/>
    <w:rsid w:val="00C31B92"/>
    <w:rsid w:val="00C331CF"/>
    <w:rsid w:val="00C345BB"/>
    <w:rsid w:val="00C4127A"/>
    <w:rsid w:val="00C45694"/>
    <w:rsid w:val="00C46F0C"/>
    <w:rsid w:val="00C554BF"/>
    <w:rsid w:val="00C7259D"/>
    <w:rsid w:val="00C76D43"/>
    <w:rsid w:val="00C95911"/>
    <w:rsid w:val="00C97A61"/>
    <w:rsid w:val="00CA019D"/>
    <w:rsid w:val="00CA546F"/>
    <w:rsid w:val="00CB28B4"/>
    <w:rsid w:val="00CC0635"/>
    <w:rsid w:val="00CC1F95"/>
    <w:rsid w:val="00CD03A9"/>
    <w:rsid w:val="00CD1E35"/>
    <w:rsid w:val="00CD3A07"/>
    <w:rsid w:val="00CE148C"/>
    <w:rsid w:val="00CE5302"/>
    <w:rsid w:val="00CE7C3D"/>
    <w:rsid w:val="00CF66E1"/>
    <w:rsid w:val="00D0483D"/>
    <w:rsid w:val="00D10B5D"/>
    <w:rsid w:val="00D122CB"/>
    <w:rsid w:val="00D12669"/>
    <w:rsid w:val="00D151B1"/>
    <w:rsid w:val="00D25A56"/>
    <w:rsid w:val="00D35268"/>
    <w:rsid w:val="00D35D77"/>
    <w:rsid w:val="00D67711"/>
    <w:rsid w:val="00D77DD5"/>
    <w:rsid w:val="00D95BBE"/>
    <w:rsid w:val="00DA5508"/>
    <w:rsid w:val="00DD1017"/>
    <w:rsid w:val="00DD136D"/>
    <w:rsid w:val="00DD2AAA"/>
    <w:rsid w:val="00DD472D"/>
    <w:rsid w:val="00DD71C1"/>
    <w:rsid w:val="00DD728D"/>
    <w:rsid w:val="00DE49AB"/>
    <w:rsid w:val="00DE63D1"/>
    <w:rsid w:val="00DE67B3"/>
    <w:rsid w:val="00DE767F"/>
    <w:rsid w:val="00DE76E2"/>
    <w:rsid w:val="00DF2CE8"/>
    <w:rsid w:val="00DF3507"/>
    <w:rsid w:val="00DF3999"/>
    <w:rsid w:val="00E02C59"/>
    <w:rsid w:val="00E031D4"/>
    <w:rsid w:val="00E05158"/>
    <w:rsid w:val="00E11493"/>
    <w:rsid w:val="00E12EF1"/>
    <w:rsid w:val="00E20F1F"/>
    <w:rsid w:val="00E24685"/>
    <w:rsid w:val="00E266B7"/>
    <w:rsid w:val="00E31E8A"/>
    <w:rsid w:val="00E35279"/>
    <w:rsid w:val="00E43EC6"/>
    <w:rsid w:val="00E44BCC"/>
    <w:rsid w:val="00E5084F"/>
    <w:rsid w:val="00E56F3D"/>
    <w:rsid w:val="00E62FE3"/>
    <w:rsid w:val="00E71EF5"/>
    <w:rsid w:val="00E81C9E"/>
    <w:rsid w:val="00E907CF"/>
    <w:rsid w:val="00E90AF6"/>
    <w:rsid w:val="00E9784E"/>
    <w:rsid w:val="00EA0B6B"/>
    <w:rsid w:val="00EA3353"/>
    <w:rsid w:val="00EA501C"/>
    <w:rsid w:val="00EA537F"/>
    <w:rsid w:val="00EB1895"/>
    <w:rsid w:val="00EB4385"/>
    <w:rsid w:val="00EC2776"/>
    <w:rsid w:val="00EC292C"/>
    <w:rsid w:val="00EC33D1"/>
    <w:rsid w:val="00ED11FF"/>
    <w:rsid w:val="00ED29B7"/>
    <w:rsid w:val="00EE18D3"/>
    <w:rsid w:val="00EF1ADC"/>
    <w:rsid w:val="00EF20F7"/>
    <w:rsid w:val="00EF4B20"/>
    <w:rsid w:val="00EF7002"/>
    <w:rsid w:val="00EF73B2"/>
    <w:rsid w:val="00F128DF"/>
    <w:rsid w:val="00F30401"/>
    <w:rsid w:val="00F3208B"/>
    <w:rsid w:val="00F326A4"/>
    <w:rsid w:val="00F340D5"/>
    <w:rsid w:val="00F3574D"/>
    <w:rsid w:val="00F40955"/>
    <w:rsid w:val="00F417ED"/>
    <w:rsid w:val="00F574D0"/>
    <w:rsid w:val="00F71382"/>
    <w:rsid w:val="00F7256B"/>
    <w:rsid w:val="00F73644"/>
    <w:rsid w:val="00F8299C"/>
    <w:rsid w:val="00F84CEB"/>
    <w:rsid w:val="00F95D0B"/>
    <w:rsid w:val="00F96435"/>
    <w:rsid w:val="00FA7977"/>
    <w:rsid w:val="00FB14B5"/>
    <w:rsid w:val="00FC20CC"/>
    <w:rsid w:val="00FC6FCB"/>
    <w:rsid w:val="00FD5BD2"/>
    <w:rsid w:val="00FE1516"/>
    <w:rsid w:val="00FE4170"/>
    <w:rsid w:val="00FE781E"/>
    <w:rsid w:val="00FE7D93"/>
    <w:rsid w:val="00FF1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F31E7"/>
  <w15:chartTrackingRefBased/>
  <w15:docId w15:val="{2E51BB37-CF3D-40E5-B529-798B348DE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47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D472D"/>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047C3"/>
    <w:pPr>
      <w:keepNext/>
      <w:keepLines/>
      <w:spacing w:before="40" w:after="0" w:line="276" w:lineRule="auto"/>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047C3"/>
    <w:pPr>
      <w:keepNext/>
      <w:keepLines/>
      <w:spacing w:before="40" w:after="0" w:line="276" w:lineRule="auto"/>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047C3"/>
    <w:pPr>
      <w:keepNext/>
      <w:keepLines/>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link w:val="Heading6Char"/>
    <w:uiPriority w:val="9"/>
    <w:unhideWhenUsed/>
    <w:qFormat/>
    <w:rsid w:val="002047C3"/>
    <w:pPr>
      <w:widowControl w:val="0"/>
      <w:autoSpaceDE w:val="0"/>
      <w:autoSpaceDN w:val="0"/>
      <w:spacing w:before="161" w:after="0" w:line="240" w:lineRule="auto"/>
      <w:ind w:left="120"/>
      <w:outlineLvl w:val="5"/>
    </w:pPr>
    <w:rPr>
      <w:rFonts w:ascii="Calibri" w:eastAsia="Calibri" w:hAnsi="Calibri" w:cs="Calibri"/>
      <w:b/>
      <w:bCs/>
    </w:rPr>
  </w:style>
  <w:style w:type="paragraph" w:styleId="Heading7">
    <w:name w:val="heading 7"/>
    <w:basedOn w:val="Normal"/>
    <w:next w:val="Normal"/>
    <w:link w:val="Heading7Char"/>
    <w:uiPriority w:val="1"/>
    <w:unhideWhenUsed/>
    <w:qFormat/>
    <w:rsid w:val="002047C3"/>
    <w:pPr>
      <w:keepNext/>
      <w:keepLines/>
      <w:spacing w:before="40" w:after="0" w:line="276" w:lineRule="auto"/>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6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Elenco Normale,Use Case List Paragraph,List Paragraph1,lp1,lp11,List Paragraph Char Char,b1,b1 + Justified,Bullet 11,b1 + Justified1,Bullet 111,b1 + Justified11,Dot pt,F5 List Paragraph,No Spacing1,Indicator Text,Numbered Para 1,Bullet 1"/>
    <w:link w:val="ListParagraphChar"/>
    <w:uiPriority w:val="34"/>
    <w:qFormat/>
    <w:rsid w:val="007A6D50"/>
    <w:pPr>
      <w:pBdr>
        <w:top w:val="nil"/>
        <w:left w:val="nil"/>
        <w:bottom w:val="nil"/>
        <w:right w:val="nil"/>
        <w:between w:val="nil"/>
        <w:bar w:val="nil"/>
      </w:pBdr>
      <w:spacing w:after="0" w:line="240" w:lineRule="auto"/>
      <w:ind w:left="720"/>
    </w:pPr>
    <w:rPr>
      <w:rFonts w:ascii="Trebuchet MS" w:eastAsia="Trebuchet MS" w:hAnsi="Trebuchet MS" w:cs="Trebuchet MS"/>
      <w:color w:val="000000"/>
      <w:u w:color="000000"/>
      <w:bdr w:val="nil"/>
    </w:rPr>
  </w:style>
  <w:style w:type="character" w:customStyle="1" w:styleId="ListParagraphChar">
    <w:name w:val="List Paragraph Char"/>
    <w:aliases w:val="Elenco Normale Char,Use Case List Paragraph Char,List Paragraph1 Char,lp1 Char,lp11 Char,List Paragraph Char Char Char,b1 Char,b1 + Justified Char,Bullet 11 Char,b1 + Justified1 Char,Bullet 111 Char,b1 + Justified11 Char,Dot pt Char"/>
    <w:basedOn w:val="DefaultParagraphFont"/>
    <w:link w:val="ListParagraph"/>
    <w:uiPriority w:val="34"/>
    <w:locked/>
    <w:rsid w:val="007A6D50"/>
    <w:rPr>
      <w:rFonts w:ascii="Trebuchet MS" w:eastAsia="Trebuchet MS" w:hAnsi="Trebuchet MS" w:cs="Trebuchet MS"/>
      <w:color w:val="000000"/>
      <w:u w:color="000000"/>
      <w:bdr w:val="nil"/>
    </w:rPr>
  </w:style>
  <w:style w:type="numbering" w:customStyle="1" w:styleId="List31">
    <w:name w:val="List 31"/>
    <w:basedOn w:val="NoList"/>
    <w:rsid w:val="00493B46"/>
    <w:pPr>
      <w:numPr>
        <w:numId w:val="2"/>
      </w:numPr>
    </w:pPr>
  </w:style>
  <w:style w:type="paragraph" w:styleId="BodyTextIndent">
    <w:name w:val="Body Text Indent"/>
    <w:link w:val="BodyTextIndentChar"/>
    <w:rsid w:val="00461904"/>
    <w:pPr>
      <w:pBdr>
        <w:top w:val="nil"/>
        <w:left w:val="nil"/>
        <w:bottom w:val="nil"/>
        <w:right w:val="nil"/>
        <w:between w:val="nil"/>
        <w:bar w:val="nil"/>
      </w:pBdr>
      <w:spacing w:after="120" w:line="240" w:lineRule="auto"/>
      <w:ind w:left="360"/>
    </w:pPr>
    <w:rPr>
      <w:rFonts w:ascii="Arial Unicode MS" w:eastAsia="Arial Unicode MS" w:hAnsi="Arial Unicode MS" w:cs="Arial Unicode MS"/>
      <w:color w:val="000000"/>
      <w:sz w:val="24"/>
      <w:szCs w:val="24"/>
      <w:u w:color="000000"/>
      <w:bdr w:val="nil"/>
    </w:rPr>
  </w:style>
  <w:style w:type="character" w:customStyle="1" w:styleId="BodyTextIndentChar">
    <w:name w:val="Body Text Indent Char"/>
    <w:basedOn w:val="DefaultParagraphFont"/>
    <w:link w:val="BodyTextIndent"/>
    <w:rsid w:val="00461904"/>
    <w:rPr>
      <w:rFonts w:ascii="Arial Unicode MS" w:eastAsia="Arial Unicode MS" w:hAnsi="Arial Unicode MS" w:cs="Arial Unicode MS"/>
      <w:color w:val="000000"/>
      <w:sz w:val="24"/>
      <w:szCs w:val="24"/>
      <w:u w:color="000000"/>
      <w:bdr w:val="nil"/>
    </w:rPr>
  </w:style>
  <w:style w:type="numbering" w:customStyle="1" w:styleId="List1">
    <w:name w:val="List 1"/>
    <w:basedOn w:val="NoList"/>
    <w:rsid w:val="00461904"/>
    <w:pPr>
      <w:numPr>
        <w:numId w:val="3"/>
      </w:numPr>
    </w:pPr>
  </w:style>
  <w:style w:type="numbering" w:customStyle="1" w:styleId="List21">
    <w:name w:val="List 21"/>
    <w:basedOn w:val="NoList"/>
    <w:rsid w:val="00461904"/>
    <w:pPr>
      <w:numPr>
        <w:numId w:val="4"/>
      </w:numPr>
    </w:pPr>
  </w:style>
  <w:style w:type="paragraph" w:styleId="NormalWeb">
    <w:name w:val="Normal (Web)"/>
    <w:basedOn w:val="Normal"/>
    <w:semiHidden/>
    <w:rsid w:val="00AD0C57"/>
    <w:pPr>
      <w:spacing w:before="100" w:beforeAutospacing="1" w:after="100" w:afterAutospacing="1" w:line="240" w:lineRule="auto"/>
    </w:pPr>
    <w:rPr>
      <w:rFonts w:ascii="Times New Roman" w:eastAsia="Times New Roman" w:hAnsi="Times New Roman" w:cs="Times New Roman"/>
      <w:sz w:val="24"/>
      <w:szCs w:val="24"/>
      <w:u w:color="000000"/>
    </w:rPr>
  </w:style>
  <w:style w:type="paragraph" w:styleId="CommentText">
    <w:name w:val="annotation text"/>
    <w:basedOn w:val="Normal"/>
    <w:link w:val="CommentTextChar"/>
    <w:uiPriority w:val="99"/>
    <w:unhideWhenUsed/>
    <w:rsid w:val="00A7351B"/>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0"/>
      <w:szCs w:val="20"/>
      <w:u w:color="000000"/>
      <w:bdr w:val="nil"/>
    </w:rPr>
  </w:style>
  <w:style w:type="character" w:customStyle="1" w:styleId="CommentTextChar">
    <w:name w:val="Comment Text Char"/>
    <w:basedOn w:val="DefaultParagraphFont"/>
    <w:link w:val="CommentText"/>
    <w:uiPriority w:val="99"/>
    <w:rsid w:val="00A7351B"/>
    <w:rPr>
      <w:rFonts w:ascii="Times New Roman" w:eastAsia="Arial Unicode MS" w:hAnsi="Arial Unicode MS" w:cs="Arial Unicode MS"/>
      <w:color w:val="000000"/>
      <w:sz w:val="20"/>
      <w:szCs w:val="20"/>
      <w:u w:color="000000"/>
      <w:bdr w:val="nil"/>
    </w:rPr>
  </w:style>
  <w:style w:type="character" w:styleId="CommentReference">
    <w:name w:val="annotation reference"/>
    <w:basedOn w:val="DefaultParagraphFont"/>
    <w:uiPriority w:val="99"/>
    <w:unhideWhenUsed/>
    <w:rsid w:val="00A7351B"/>
    <w:rPr>
      <w:sz w:val="16"/>
      <w:szCs w:val="16"/>
    </w:rPr>
  </w:style>
  <w:style w:type="paragraph" w:customStyle="1" w:styleId="Style1">
    <w:name w:val="Style 1"/>
    <w:basedOn w:val="Normal"/>
    <w:uiPriority w:val="99"/>
    <w:rsid w:val="00A7351B"/>
    <w:pPr>
      <w:widowControl w:val="0"/>
      <w:autoSpaceDE w:val="0"/>
      <w:autoSpaceDN w:val="0"/>
      <w:adjustRightInd w:val="0"/>
      <w:spacing w:after="0" w:line="240" w:lineRule="auto"/>
    </w:pPr>
    <w:rPr>
      <w:rFonts w:ascii="Times New Roman" w:eastAsia="Times New Roman" w:hAnsi="Times New Roman" w:cs="Times New Roman"/>
      <w:sz w:val="20"/>
      <w:szCs w:val="20"/>
      <w:u w:color="000000"/>
    </w:rPr>
  </w:style>
  <w:style w:type="character" w:customStyle="1" w:styleId="CharacterStyle1">
    <w:name w:val="Character Style 1"/>
    <w:uiPriority w:val="99"/>
    <w:rsid w:val="00A7351B"/>
    <w:rPr>
      <w:sz w:val="20"/>
    </w:rPr>
  </w:style>
  <w:style w:type="paragraph" w:styleId="BalloonText">
    <w:name w:val="Balloon Text"/>
    <w:basedOn w:val="Normal"/>
    <w:link w:val="BalloonTextChar"/>
    <w:uiPriority w:val="99"/>
    <w:semiHidden/>
    <w:unhideWhenUsed/>
    <w:rsid w:val="00A735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351B"/>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A03D72"/>
    <w:pPr>
      <w:pBdr>
        <w:top w:val="none" w:sz="0" w:space="0" w:color="auto"/>
        <w:left w:val="none" w:sz="0" w:space="0" w:color="auto"/>
        <w:bottom w:val="none" w:sz="0" w:space="0" w:color="auto"/>
        <w:right w:val="none" w:sz="0" w:space="0" w:color="auto"/>
        <w:between w:val="none" w:sz="0" w:space="0" w:color="auto"/>
        <w:bar w:val="none" w:sz="0" w:color="auto"/>
      </w:pBdr>
      <w:spacing w:after="160"/>
    </w:pPr>
    <w:rPr>
      <w:rFonts w:asciiTheme="minorHAnsi" w:eastAsiaTheme="minorHAnsi" w:hAnsiTheme="minorHAnsi" w:cstheme="minorBidi"/>
      <w:b/>
      <w:bCs/>
      <w:color w:val="auto"/>
      <w:bdr w:val="none" w:sz="0" w:space="0" w:color="auto"/>
    </w:rPr>
  </w:style>
  <w:style w:type="character" w:customStyle="1" w:styleId="CommentSubjectChar">
    <w:name w:val="Comment Subject Char"/>
    <w:basedOn w:val="CommentTextChar"/>
    <w:link w:val="CommentSubject"/>
    <w:uiPriority w:val="99"/>
    <w:semiHidden/>
    <w:rsid w:val="00A03D72"/>
    <w:rPr>
      <w:rFonts w:ascii="Times New Roman" w:eastAsia="Arial Unicode MS" w:hAnsi="Arial Unicode MS" w:cs="Arial Unicode MS"/>
      <w:b/>
      <w:bCs/>
      <w:color w:val="000000"/>
      <w:sz w:val="20"/>
      <w:szCs w:val="20"/>
      <w:u w:color="000000"/>
      <w:bdr w:val="nil"/>
    </w:rPr>
  </w:style>
  <w:style w:type="character" w:customStyle="1" w:styleId="apple-converted-space">
    <w:name w:val="apple-converted-space"/>
    <w:basedOn w:val="DefaultParagraphFont"/>
    <w:rsid w:val="001F6226"/>
  </w:style>
  <w:style w:type="paragraph" w:styleId="Revision">
    <w:name w:val="Revision"/>
    <w:hidden/>
    <w:uiPriority w:val="99"/>
    <w:semiHidden/>
    <w:rsid w:val="00C21093"/>
    <w:pPr>
      <w:spacing w:after="0" w:line="240" w:lineRule="auto"/>
    </w:pPr>
  </w:style>
  <w:style w:type="paragraph" w:styleId="BodyTextIndent2">
    <w:name w:val="Body Text Indent 2"/>
    <w:basedOn w:val="Normal"/>
    <w:link w:val="BodyTextIndent2Char"/>
    <w:uiPriority w:val="99"/>
    <w:semiHidden/>
    <w:unhideWhenUsed/>
    <w:rsid w:val="007D11E3"/>
    <w:pPr>
      <w:spacing w:after="120" w:line="480" w:lineRule="auto"/>
      <w:ind w:left="360"/>
    </w:pPr>
  </w:style>
  <w:style w:type="character" w:customStyle="1" w:styleId="BodyTextIndent2Char">
    <w:name w:val="Body Text Indent 2 Char"/>
    <w:basedOn w:val="DefaultParagraphFont"/>
    <w:link w:val="BodyTextIndent2"/>
    <w:uiPriority w:val="99"/>
    <w:semiHidden/>
    <w:rsid w:val="007D11E3"/>
  </w:style>
  <w:style w:type="character" w:customStyle="1" w:styleId="Heading2Char">
    <w:name w:val="Heading 2 Char"/>
    <w:basedOn w:val="DefaultParagraphFont"/>
    <w:link w:val="Heading2"/>
    <w:uiPriority w:val="9"/>
    <w:rsid w:val="00DD472D"/>
    <w:rPr>
      <w:rFonts w:asciiTheme="majorHAnsi" w:eastAsiaTheme="majorEastAsia" w:hAnsiTheme="majorHAnsi" w:cstheme="majorBidi"/>
      <w:color w:val="2E74B5" w:themeColor="accent1" w:themeShade="BF"/>
      <w:sz w:val="26"/>
      <w:szCs w:val="26"/>
    </w:rPr>
  </w:style>
  <w:style w:type="character" w:styleId="Hyperlink">
    <w:name w:val="Hyperlink"/>
    <w:uiPriority w:val="99"/>
    <w:unhideWhenUsed/>
    <w:rsid w:val="00DD472D"/>
    <w:rPr>
      <w:b/>
      <w:bCs/>
      <w:strike w:val="0"/>
      <w:dstrike w:val="0"/>
      <w:color w:val="669900"/>
      <w:sz w:val="18"/>
      <w:szCs w:val="18"/>
      <w:u w:val="none"/>
      <w:effect w:val="none"/>
    </w:rPr>
  </w:style>
  <w:style w:type="paragraph" w:styleId="BodyText">
    <w:name w:val="Body Text"/>
    <w:basedOn w:val="Normal"/>
    <w:link w:val="BodyTextChar"/>
    <w:uiPriority w:val="1"/>
    <w:unhideWhenUsed/>
    <w:qFormat/>
    <w:rsid w:val="00B763EF"/>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763EF"/>
    <w:rPr>
      <w:rFonts w:ascii="Times New Roman" w:eastAsia="Times New Roman" w:hAnsi="Times New Roman" w:cs="Times New Roman"/>
      <w:sz w:val="24"/>
      <w:szCs w:val="24"/>
    </w:rPr>
  </w:style>
  <w:style w:type="paragraph" w:customStyle="1" w:styleId="Default">
    <w:name w:val="Default"/>
    <w:rsid w:val="00B763EF"/>
    <w:pPr>
      <w:autoSpaceDE w:val="0"/>
      <w:autoSpaceDN w:val="0"/>
      <w:adjustRightInd w:val="0"/>
      <w:spacing w:after="0" w:line="240" w:lineRule="auto"/>
    </w:pPr>
    <w:rPr>
      <w:rFonts w:ascii="Calibri" w:eastAsia="Times New Roman" w:hAnsi="Calibri" w:cs="Calibri"/>
      <w:color w:val="000000"/>
      <w:sz w:val="24"/>
      <w:szCs w:val="24"/>
    </w:rPr>
  </w:style>
  <w:style w:type="character" w:customStyle="1" w:styleId="Heading1Char">
    <w:name w:val="Heading 1 Char"/>
    <w:basedOn w:val="DefaultParagraphFont"/>
    <w:link w:val="Heading1"/>
    <w:uiPriority w:val="9"/>
    <w:rsid w:val="002047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047C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047C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047C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2047C3"/>
    <w:rPr>
      <w:rFonts w:ascii="Calibri" w:eastAsia="Calibri" w:hAnsi="Calibri" w:cs="Calibri"/>
      <w:b/>
      <w:bCs/>
    </w:rPr>
  </w:style>
  <w:style w:type="character" w:customStyle="1" w:styleId="Heading7Char">
    <w:name w:val="Heading 7 Char"/>
    <w:basedOn w:val="DefaultParagraphFont"/>
    <w:link w:val="Heading7"/>
    <w:uiPriority w:val="1"/>
    <w:rsid w:val="002047C3"/>
    <w:rPr>
      <w:rFonts w:asciiTheme="majorHAnsi" w:eastAsiaTheme="majorEastAsia" w:hAnsiTheme="majorHAnsi" w:cstheme="majorBidi"/>
      <w:i/>
      <w:iCs/>
      <w:color w:val="1F4D78" w:themeColor="accent1" w:themeShade="7F"/>
    </w:rPr>
  </w:style>
  <w:style w:type="paragraph" w:styleId="Header">
    <w:name w:val="header"/>
    <w:basedOn w:val="Normal"/>
    <w:link w:val="HeaderChar"/>
    <w:uiPriority w:val="99"/>
    <w:unhideWhenUsed/>
    <w:rsid w:val="002047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7C3"/>
  </w:style>
  <w:style w:type="paragraph" w:styleId="Footer">
    <w:name w:val="footer"/>
    <w:basedOn w:val="Normal"/>
    <w:link w:val="FooterChar"/>
    <w:uiPriority w:val="99"/>
    <w:unhideWhenUsed/>
    <w:rsid w:val="002047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7C3"/>
  </w:style>
  <w:style w:type="paragraph" w:styleId="BodyTextIndent3">
    <w:name w:val="Body Text Indent 3"/>
    <w:basedOn w:val="Normal"/>
    <w:link w:val="BodyTextIndent3Char"/>
    <w:rsid w:val="002047C3"/>
    <w:pPr>
      <w:tabs>
        <w:tab w:val="left" w:pos="-720"/>
        <w:tab w:val="left" w:pos="0"/>
        <w:tab w:val="left" w:pos="7920"/>
      </w:tabs>
      <w:suppressAutoHyphens/>
      <w:spacing w:after="0" w:line="240" w:lineRule="auto"/>
      <w:ind w:left="720" w:hanging="720"/>
      <w:jc w:val="both"/>
    </w:pPr>
    <w:rPr>
      <w:rFonts w:ascii="Times New Roman" w:eastAsia="Times New Roman" w:hAnsi="Times New Roman" w:cs="Times New Roman"/>
      <w:spacing w:val="-3"/>
      <w:sz w:val="24"/>
      <w:szCs w:val="24"/>
    </w:rPr>
  </w:style>
  <w:style w:type="character" w:customStyle="1" w:styleId="BodyTextIndent3Char">
    <w:name w:val="Body Text Indent 3 Char"/>
    <w:basedOn w:val="DefaultParagraphFont"/>
    <w:link w:val="BodyTextIndent3"/>
    <w:rsid w:val="002047C3"/>
    <w:rPr>
      <w:rFonts w:ascii="Times New Roman" w:eastAsia="Times New Roman" w:hAnsi="Times New Roman" w:cs="Times New Roman"/>
      <w:spacing w:val="-3"/>
      <w:sz w:val="24"/>
      <w:szCs w:val="24"/>
    </w:rPr>
  </w:style>
  <w:style w:type="paragraph" w:styleId="Title">
    <w:name w:val="Title"/>
    <w:basedOn w:val="Normal"/>
    <w:next w:val="Normal"/>
    <w:link w:val="TitleChar"/>
    <w:uiPriority w:val="10"/>
    <w:qFormat/>
    <w:rsid w:val="002047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7C3"/>
    <w:rPr>
      <w:rFonts w:asciiTheme="majorHAnsi" w:eastAsiaTheme="majorEastAsia" w:hAnsiTheme="majorHAnsi" w:cstheme="majorBidi"/>
      <w:spacing w:val="-10"/>
      <w:kern w:val="28"/>
      <w:sz w:val="56"/>
      <w:szCs w:val="56"/>
    </w:rPr>
  </w:style>
  <w:style w:type="paragraph" w:styleId="TOC1">
    <w:name w:val="toc 1"/>
    <w:basedOn w:val="Normal"/>
    <w:uiPriority w:val="1"/>
    <w:qFormat/>
    <w:rsid w:val="002047C3"/>
    <w:pPr>
      <w:widowControl w:val="0"/>
      <w:autoSpaceDE w:val="0"/>
      <w:autoSpaceDN w:val="0"/>
      <w:spacing w:before="121" w:after="0" w:line="240" w:lineRule="auto"/>
      <w:ind w:left="559" w:hanging="440"/>
    </w:pPr>
    <w:rPr>
      <w:rFonts w:ascii="Calibri" w:eastAsia="Calibri" w:hAnsi="Calibri" w:cs="Calibri"/>
      <w:b/>
      <w:bCs/>
    </w:rPr>
  </w:style>
  <w:style w:type="paragraph" w:customStyle="1" w:styleId="TableParagraph">
    <w:name w:val="Table Paragraph"/>
    <w:basedOn w:val="Normal"/>
    <w:uiPriority w:val="1"/>
    <w:qFormat/>
    <w:rsid w:val="002047C3"/>
    <w:pPr>
      <w:widowControl w:val="0"/>
      <w:autoSpaceDE w:val="0"/>
      <w:autoSpaceDN w:val="0"/>
      <w:spacing w:after="0" w:line="26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007603">
      <w:bodyDiv w:val="1"/>
      <w:marLeft w:val="0"/>
      <w:marRight w:val="0"/>
      <w:marTop w:val="0"/>
      <w:marBottom w:val="0"/>
      <w:divBdr>
        <w:top w:val="none" w:sz="0" w:space="0" w:color="auto"/>
        <w:left w:val="none" w:sz="0" w:space="0" w:color="auto"/>
        <w:bottom w:val="none" w:sz="0" w:space="0" w:color="auto"/>
        <w:right w:val="none" w:sz="0" w:space="0" w:color="auto"/>
      </w:divBdr>
    </w:div>
    <w:div w:id="835220258">
      <w:bodyDiv w:val="1"/>
      <w:marLeft w:val="0"/>
      <w:marRight w:val="0"/>
      <w:marTop w:val="0"/>
      <w:marBottom w:val="0"/>
      <w:divBdr>
        <w:top w:val="none" w:sz="0" w:space="0" w:color="auto"/>
        <w:left w:val="none" w:sz="0" w:space="0" w:color="auto"/>
        <w:bottom w:val="none" w:sz="0" w:space="0" w:color="auto"/>
        <w:right w:val="none" w:sz="0" w:space="0" w:color="auto"/>
      </w:divBdr>
    </w:div>
    <w:div w:id="920065829">
      <w:bodyDiv w:val="1"/>
      <w:marLeft w:val="0"/>
      <w:marRight w:val="0"/>
      <w:marTop w:val="0"/>
      <w:marBottom w:val="0"/>
      <w:divBdr>
        <w:top w:val="none" w:sz="0" w:space="0" w:color="auto"/>
        <w:left w:val="none" w:sz="0" w:space="0" w:color="auto"/>
        <w:bottom w:val="none" w:sz="0" w:space="0" w:color="auto"/>
        <w:right w:val="none" w:sz="0" w:space="0" w:color="auto"/>
      </w:divBdr>
    </w:div>
    <w:div w:id="1047072762">
      <w:bodyDiv w:val="1"/>
      <w:marLeft w:val="0"/>
      <w:marRight w:val="0"/>
      <w:marTop w:val="0"/>
      <w:marBottom w:val="0"/>
      <w:divBdr>
        <w:top w:val="none" w:sz="0" w:space="0" w:color="auto"/>
        <w:left w:val="none" w:sz="0" w:space="0" w:color="auto"/>
        <w:bottom w:val="none" w:sz="0" w:space="0" w:color="auto"/>
        <w:right w:val="none" w:sz="0" w:space="0" w:color="auto"/>
      </w:divBdr>
    </w:div>
    <w:div w:id="1245650990">
      <w:bodyDiv w:val="1"/>
      <w:marLeft w:val="0"/>
      <w:marRight w:val="0"/>
      <w:marTop w:val="0"/>
      <w:marBottom w:val="0"/>
      <w:divBdr>
        <w:top w:val="none" w:sz="0" w:space="0" w:color="auto"/>
        <w:left w:val="none" w:sz="0" w:space="0" w:color="auto"/>
        <w:bottom w:val="none" w:sz="0" w:space="0" w:color="auto"/>
        <w:right w:val="none" w:sz="0" w:space="0" w:color="auto"/>
      </w:divBdr>
    </w:div>
    <w:div w:id="1392654769">
      <w:bodyDiv w:val="1"/>
      <w:marLeft w:val="0"/>
      <w:marRight w:val="0"/>
      <w:marTop w:val="0"/>
      <w:marBottom w:val="0"/>
      <w:divBdr>
        <w:top w:val="none" w:sz="0" w:space="0" w:color="auto"/>
        <w:left w:val="none" w:sz="0" w:space="0" w:color="auto"/>
        <w:bottom w:val="none" w:sz="0" w:space="0" w:color="auto"/>
        <w:right w:val="none" w:sz="0" w:space="0" w:color="auto"/>
      </w:divBdr>
    </w:div>
    <w:div w:id="1696422580">
      <w:bodyDiv w:val="1"/>
      <w:marLeft w:val="0"/>
      <w:marRight w:val="0"/>
      <w:marTop w:val="0"/>
      <w:marBottom w:val="0"/>
      <w:divBdr>
        <w:top w:val="none" w:sz="0" w:space="0" w:color="auto"/>
        <w:left w:val="none" w:sz="0" w:space="0" w:color="auto"/>
        <w:bottom w:val="none" w:sz="0" w:space="0" w:color="auto"/>
        <w:right w:val="none" w:sz="0" w:space="0" w:color="auto"/>
      </w:divBdr>
    </w:div>
    <w:div w:id="1872570130">
      <w:bodyDiv w:val="1"/>
      <w:marLeft w:val="0"/>
      <w:marRight w:val="0"/>
      <w:marTop w:val="0"/>
      <w:marBottom w:val="0"/>
      <w:divBdr>
        <w:top w:val="none" w:sz="0" w:space="0" w:color="auto"/>
        <w:left w:val="none" w:sz="0" w:space="0" w:color="auto"/>
        <w:bottom w:val="none" w:sz="0" w:space="0" w:color="auto"/>
        <w:right w:val="none" w:sz="0" w:space="0" w:color="auto"/>
      </w:divBdr>
    </w:div>
    <w:div w:id="1931616041">
      <w:bodyDiv w:val="1"/>
      <w:marLeft w:val="0"/>
      <w:marRight w:val="0"/>
      <w:marTop w:val="0"/>
      <w:marBottom w:val="0"/>
      <w:divBdr>
        <w:top w:val="none" w:sz="0" w:space="0" w:color="auto"/>
        <w:left w:val="none" w:sz="0" w:space="0" w:color="auto"/>
        <w:bottom w:val="none" w:sz="0" w:space="0" w:color="auto"/>
        <w:right w:val="none" w:sz="0" w:space="0" w:color="auto"/>
      </w:divBdr>
    </w:div>
    <w:div w:id="1937859424">
      <w:bodyDiv w:val="1"/>
      <w:marLeft w:val="0"/>
      <w:marRight w:val="0"/>
      <w:marTop w:val="0"/>
      <w:marBottom w:val="0"/>
      <w:divBdr>
        <w:top w:val="none" w:sz="0" w:space="0" w:color="auto"/>
        <w:left w:val="none" w:sz="0" w:space="0" w:color="auto"/>
        <w:bottom w:val="none" w:sz="0" w:space="0" w:color="auto"/>
        <w:right w:val="none" w:sz="0" w:space="0" w:color="auto"/>
      </w:divBdr>
    </w:div>
    <w:div w:id="200254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mobilinkbank.com/assets/documents/Business-Partner-Code-of-Conduct-2020.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D304F-B536-47BA-A5A2-6D4723DF2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18</Pages>
  <Words>8768</Words>
  <Characters>49978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Ali/Legal/Head Office</dc:creator>
  <cp:keywords/>
  <dc:description/>
  <cp:lastModifiedBy>Madeeha Soomro (TF HO)</cp:lastModifiedBy>
  <cp:revision>10</cp:revision>
  <cp:lastPrinted>2016-08-29T06:39:00Z</cp:lastPrinted>
  <dcterms:created xsi:type="dcterms:W3CDTF">2026-03-17T09:23:00Z</dcterms:created>
  <dcterms:modified xsi:type="dcterms:W3CDTF">2026-03-18T09:23:00Z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0e3be727928ce73dced730823206a43c19bc28bc2ad07bf9646d88325d9d6bcd</vt:lpwstr>
  </property>
  <property fmtid="{D5CDD505-2E9C-101B-9397-08002B2CF9AE}" pid="3" name="MSIP_Label_0886e226-cfd0-4c2d-b2ff-bd9be0eaa4b4_Enabled">
    <vt:lpwstr>true</vt:lpwstr>
  </property>
  <property fmtid="{D5CDD505-2E9C-101B-9397-08002B2CF9AE}" pid="4" name="MSIP_Label_0886e226-cfd0-4c2d-b2ff-bd9be0eaa4b4_SetDate">
    <vt:lpwstr>2025-09-29T08:34:37Z</vt:lpwstr>
  </property>
  <property fmtid="{D5CDD505-2E9C-101B-9397-08002B2CF9AE}" pid="5" name="MSIP_Label_0886e226-cfd0-4c2d-b2ff-bd9be0eaa4b4_Method">
    <vt:lpwstr>Standard</vt:lpwstr>
  </property>
  <property fmtid="{D5CDD505-2E9C-101B-9397-08002B2CF9AE}" pid="6" name="MSIP_Label_0886e226-cfd0-4c2d-b2ff-bd9be0eaa4b4_Name">
    <vt:lpwstr>Internal</vt:lpwstr>
  </property>
  <property fmtid="{D5CDD505-2E9C-101B-9397-08002B2CF9AE}" pid="7" name="MSIP_Label_0886e226-cfd0-4c2d-b2ff-bd9be0eaa4b4_SiteId">
    <vt:lpwstr>5764b349-a60c-4df1-8cf5-62d06dd5b2c3</vt:lpwstr>
  </property>
  <property fmtid="{D5CDD505-2E9C-101B-9397-08002B2CF9AE}" pid="8" name="MSIP_Label_0886e226-cfd0-4c2d-b2ff-bd9be0eaa4b4_ActionId">
    <vt:lpwstr>7536762f-6fa4-4c52-ae1c-8376814d43a1</vt:lpwstr>
  </property>
  <property fmtid="{D5CDD505-2E9C-101B-9397-08002B2CF9AE}" pid="9" name="MSIP_Label_0886e226-cfd0-4c2d-b2ff-bd9be0eaa4b4_ContentBits">
    <vt:lpwstr>0</vt:lpwstr>
  </property>
  <property fmtid="{D5CDD505-2E9C-101B-9397-08002B2CF9AE}" pid="10" name="MSIP_Label_0886e226-cfd0-4c2d-b2ff-bd9be0eaa4b4_Tag">
    <vt:lpwstr>10, 3, 0, 1</vt:lpwstr>
  </property>
</Properties>
</file>